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39B18" w14:textId="77777777" w:rsidR="00FE7EA3" w:rsidRDefault="00FE7EA3" w:rsidP="00FE7EA3">
      <w:pPr>
        <w:spacing w:line="360" w:lineRule="auto"/>
        <w:rPr>
          <w:rFonts w:asciiTheme="majorHAnsi" w:eastAsia="Times New Roman" w:hAnsiTheme="majorHAnsi" w:cstheme="majorHAnsi"/>
          <w:b/>
          <w:sz w:val="24"/>
          <w:szCs w:val="24"/>
          <w:lang w:val="vi"/>
        </w:rPr>
      </w:pPr>
    </w:p>
    <w:p w14:paraId="1D4E4B60" w14:textId="3EC1D1E7" w:rsidR="00FE7EA3" w:rsidRPr="00FE7EA3" w:rsidRDefault="00410ACE" w:rsidP="00FE7EA3">
      <w:pPr>
        <w:spacing w:line="360" w:lineRule="auto"/>
        <w:rPr>
          <w:rFonts w:asciiTheme="majorHAnsi" w:eastAsia="Times New Roman" w:hAnsiTheme="majorHAnsi" w:cstheme="majorBidi"/>
          <w:sz w:val="26"/>
          <w:szCs w:val="26"/>
          <w:lang w:val="vi"/>
        </w:rPr>
      </w:pPr>
      <w:r w:rsidRPr="00FE7EA3">
        <w:rPr>
          <w:rFonts w:asciiTheme="majorHAnsi" w:eastAsia="Times New Roman" w:hAnsiTheme="majorHAnsi" w:cstheme="majorHAnsi"/>
          <w:noProof/>
          <w:sz w:val="26"/>
          <w:szCs w:val="26"/>
          <w:lang w:val="vi"/>
        </w:rPr>
        <mc:AlternateContent>
          <mc:Choice Requires="wpg">
            <w:drawing>
              <wp:anchor distT="0" distB="0" distL="0" distR="0" simplePos="0" relativeHeight="251658244" behindDoc="1" locked="0" layoutInCell="1" allowOverlap="1" wp14:anchorId="4236F681" wp14:editId="5D47BF61">
                <wp:simplePos x="0" y="0"/>
                <wp:positionH relativeFrom="page">
                  <wp:posOffset>323744</wp:posOffset>
                </wp:positionH>
                <wp:positionV relativeFrom="page">
                  <wp:posOffset>558800</wp:posOffset>
                </wp:positionV>
                <wp:extent cx="7046640" cy="9887760"/>
                <wp:effectExtent l="0" t="0" r="20955" b="18415"/>
                <wp:wrapNone/>
                <wp:docPr id="1" name="Group 307"/>
                <wp:cNvGraphicFramePr/>
                <a:graphic xmlns:a="http://schemas.openxmlformats.org/drawingml/2006/main">
                  <a:graphicData uri="http://schemas.microsoft.com/office/word/2010/wordprocessingGroup">
                    <wpg:wgp>
                      <wpg:cNvGrpSpPr/>
                      <wpg:grpSpPr>
                        <a:xfrm>
                          <a:off x="0" y="0"/>
                          <a:ext cx="7046640" cy="9887760"/>
                          <a:chOff x="0" y="0"/>
                          <a:chExt cx="7046640" cy="9887760"/>
                        </a:xfrm>
                      </wpg:grpSpPr>
                      <pic:pic xmlns:pic="http://schemas.openxmlformats.org/drawingml/2006/picture">
                        <pic:nvPicPr>
                          <pic:cNvPr id="2" name="Picture 245"/>
                          <pic:cNvPicPr/>
                        </pic:nvPicPr>
                        <pic:blipFill>
                          <a:blip r:embed="rId8"/>
                          <a:stretch/>
                        </pic:blipFill>
                        <pic:spPr>
                          <a:xfrm>
                            <a:off x="93240" y="118441"/>
                            <a:ext cx="6861960" cy="9715680"/>
                          </a:xfrm>
                          <a:prstGeom prst="rect">
                            <a:avLst/>
                          </a:prstGeom>
                          <a:ln>
                            <a:noFill/>
                          </a:ln>
                        </pic:spPr>
                      </pic:pic>
                      <wps:wsp>
                        <wps:cNvPr id="3" name="Freeform 3"/>
                        <wps:cNvSpPr/>
                        <wps:spPr>
                          <a:xfrm>
                            <a:off x="0" y="0"/>
                            <a:ext cx="53280" cy="9887760"/>
                          </a:xfrm>
                          <a:custGeom>
                            <a:avLst/>
                            <a:gdLst/>
                            <a:ahLst/>
                            <a:cxnLst/>
                            <a:rect l="l" t="t" r="r" b="b"/>
                            <a:pathLst>
                              <a:path w="82" h="15539">
                                <a:moveTo>
                                  <a:pt x="0" y="0"/>
                                </a:moveTo>
                                <a:lnTo>
                                  <a:pt x="0" y="15538"/>
                                </a:lnTo>
                                <a:lnTo>
                                  <a:pt x="82" y="15452"/>
                                </a:lnTo>
                                <a:lnTo>
                                  <a:pt x="82" y="71"/>
                                </a:lnTo>
                                <a:lnTo>
                                  <a:pt x="0" y="0"/>
                                </a:lnTo>
                                <a:close/>
                              </a:path>
                            </a:pathLst>
                          </a:custGeom>
                          <a:solidFill>
                            <a:srgbClr val="AFAFAF"/>
                          </a:solidFill>
                          <a:ln>
                            <a:noFill/>
                          </a:ln>
                        </wps:spPr>
                        <wps:style>
                          <a:lnRef idx="0">
                            <a:scrgbClr r="0" g="0" b="0"/>
                          </a:lnRef>
                          <a:fillRef idx="0">
                            <a:scrgbClr r="0" g="0" b="0"/>
                          </a:fillRef>
                          <a:effectRef idx="0">
                            <a:scrgbClr r="0" g="0" b="0"/>
                          </a:effectRef>
                          <a:fontRef idx="minor"/>
                        </wps:style>
                        <wps:bodyPr/>
                      </wps:wsp>
                      <wps:wsp>
                        <wps:cNvPr id="4" name="Freeform 4"/>
                        <wps:cNvSpPr/>
                        <wps:spPr>
                          <a:xfrm>
                            <a:off x="0" y="0"/>
                            <a:ext cx="53280" cy="9887760"/>
                          </a:xfrm>
                          <a:custGeom>
                            <a:avLst/>
                            <a:gdLst/>
                            <a:ahLst/>
                            <a:cxnLst/>
                            <a:rect l="l" t="t" r="r" b="b"/>
                            <a:pathLst>
                              <a:path w="82" h="15539">
                                <a:moveTo>
                                  <a:pt x="82" y="15452"/>
                                </a:moveTo>
                                <a:lnTo>
                                  <a:pt x="0" y="15538"/>
                                </a:lnTo>
                                <a:lnTo>
                                  <a:pt x="0" y="0"/>
                                </a:lnTo>
                                <a:lnTo>
                                  <a:pt x="82" y="71"/>
                                </a:lnTo>
                                <a:lnTo>
                                  <a:pt x="82" y="15452"/>
                                </a:lnTo>
                                <a:close/>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s:wsp>
                        <wps:cNvPr id="5" name="Freeform 5"/>
                        <wps:cNvSpPr/>
                        <wps:spPr>
                          <a:xfrm>
                            <a:off x="0" y="720"/>
                            <a:ext cx="7046640" cy="43920"/>
                          </a:xfrm>
                          <a:custGeom>
                            <a:avLst/>
                            <a:gdLst/>
                            <a:ahLst/>
                            <a:cxnLst/>
                            <a:rect l="l" t="t" r="r" b="b"/>
                            <a:pathLst>
                              <a:path w="10386" h="72">
                                <a:moveTo>
                                  <a:pt x="10385" y="0"/>
                                </a:moveTo>
                                <a:lnTo>
                                  <a:pt x="0" y="0"/>
                                </a:lnTo>
                                <a:lnTo>
                                  <a:pt x="82" y="72"/>
                                </a:lnTo>
                                <a:lnTo>
                                  <a:pt x="10316" y="72"/>
                                </a:lnTo>
                                <a:lnTo>
                                  <a:pt x="10385" y="0"/>
                                </a:lnTo>
                                <a:close/>
                              </a:path>
                            </a:pathLst>
                          </a:custGeom>
                          <a:solidFill>
                            <a:srgbClr val="AFAFAF"/>
                          </a:solidFill>
                          <a:ln>
                            <a:noFill/>
                          </a:ln>
                        </wps:spPr>
                        <wps:style>
                          <a:lnRef idx="0">
                            <a:scrgbClr r="0" g="0" b="0"/>
                          </a:lnRef>
                          <a:fillRef idx="0">
                            <a:scrgbClr r="0" g="0" b="0"/>
                          </a:fillRef>
                          <a:effectRef idx="0">
                            <a:scrgbClr r="0" g="0" b="0"/>
                          </a:effectRef>
                          <a:fontRef idx="minor"/>
                        </wps:style>
                        <wps:bodyPr/>
                      </wps:wsp>
                      <wps:wsp>
                        <wps:cNvPr id="6" name="Freeform 6"/>
                        <wps:cNvSpPr/>
                        <wps:spPr>
                          <a:xfrm>
                            <a:off x="0" y="720"/>
                            <a:ext cx="7046640" cy="43920"/>
                          </a:xfrm>
                          <a:custGeom>
                            <a:avLst/>
                            <a:gdLst/>
                            <a:ahLst/>
                            <a:cxnLst/>
                            <a:rect l="l" t="t" r="r" b="b"/>
                            <a:pathLst>
                              <a:path w="10386" h="72">
                                <a:moveTo>
                                  <a:pt x="10316" y="72"/>
                                </a:moveTo>
                                <a:lnTo>
                                  <a:pt x="10385" y="0"/>
                                </a:lnTo>
                                <a:lnTo>
                                  <a:pt x="0" y="0"/>
                                </a:lnTo>
                                <a:lnTo>
                                  <a:pt x="82" y="72"/>
                                </a:lnTo>
                                <a:lnTo>
                                  <a:pt x="10316" y="72"/>
                                </a:lnTo>
                                <a:close/>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s:wsp>
                        <wps:cNvPr id="7" name="Freeform 7"/>
                        <wps:cNvSpPr/>
                        <wps:spPr>
                          <a:xfrm>
                            <a:off x="7000920" y="0"/>
                            <a:ext cx="44280" cy="9887760"/>
                          </a:xfrm>
                          <a:custGeom>
                            <a:avLst/>
                            <a:gdLst/>
                            <a:ahLst/>
                            <a:cxnLst/>
                            <a:rect l="l" t="t" r="r" b="b"/>
                            <a:pathLst>
                              <a:path w="69" h="15539">
                                <a:moveTo>
                                  <a:pt x="68" y="0"/>
                                </a:moveTo>
                                <a:lnTo>
                                  <a:pt x="0" y="71"/>
                                </a:lnTo>
                                <a:lnTo>
                                  <a:pt x="0" y="15452"/>
                                </a:lnTo>
                                <a:lnTo>
                                  <a:pt x="68" y="15538"/>
                                </a:lnTo>
                                <a:lnTo>
                                  <a:pt x="68" y="0"/>
                                </a:lnTo>
                                <a:close/>
                              </a:path>
                            </a:pathLst>
                          </a:custGeom>
                          <a:solidFill>
                            <a:srgbClr val="AFAFAF"/>
                          </a:solidFill>
                          <a:ln>
                            <a:noFill/>
                          </a:ln>
                        </wps:spPr>
                        <wps:style>
                          <a:lnRef idx="0">
                            <a:scrgbClr r="0" g="0" b="0"/>
                          </a:lnRef>
                          <a:fillRef idx="0">
                            <a:scrgbClr r="0" g="0" b="0"/>
                          </a:fillRef>
                          <a:effectRef idx="0">
                            <a:scrgbClr r="0" g="0" b="0"/>
                          </a:effectRef>
                          <a:fontRef idx="minor"/>
                        </wps:style>
                        <wps:bodyPr/>
                      </wps:wsp>
                      <wps:wsp>
                        <wps:cNvPr id="8" name="Freeform 8"/>
                        <wps:cNvSpPr/>
                        <wps:spPr>
                          <a:xfrm>
                            <a:off x="7000920" y="0"/>
                            <a:ext cx="44280" cy="9887760"/>
                          </a:xfrm>
                          <a:custGeom>
                            <a:avLst/>
                            <a:gdLst/>
                            <a:ahLst/>
                            <a:cxnLst/>
                            <a:rect l="l" t="t" r="r" b="b"/>
                            <a:pathLst>
                              <a:path w="69" h="15539">
                                <a:moveTo>
                                  <a:pt x="0" y="15452"/>
                                </a:moveTo>
                                <a:lnTo>
                                  <a:pt x="68" y="15538"/>
                                </a:lnTo>
                                <a:lnTo>
                                  <a:pt x="68" y="0"/>
                                </a:lnTo>
                                <a:lnTo>
                                  <a:pt x="0" y="71"/>
                                </a:lnTo>
                                <a:lnTo>
                                  <a:pt x="0" y="15452"/>
                                </a:lnTo>
                                <a:close/>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s:wsp>
                        <wps:cNvPr id="9" name="Freeform 9"/>
                        <wps:cNvSpPr/>
                        <wps:spPr>
                          <a:xfrm>
                            <a:off x="0" y="9834120"/>
                            <a:ext cx="7046640" cy="52560"/>
                          </a:xfrm>
                          <a:custGeom>
                            <a:avLst/>
                            <a:gdLst/>
                            <a:ahLst/>
                            <a:cxnLst/>
                            <a:rect l="l" t="t" r="r" b="b"/>
                            <a:pathLst>
                              <a:path w="10386" h="86">
                                <a:moveTo>
                                  <a:pt x="10316" y="0"/>
                                </a:moveTo>
                                <a:lnTo>
                                  <a:pt x="83" y="0"/>
                                </a:lnTo>
                                <a:lnTo>
                                  <a:pt x="0" y="85"/>
                                </a:lnTo>
                                <a:lnTo>
                                  <a:pt x="10386" y="85"/>
                                </a:lnTo>
                                <a:lnTo>
                                  <a:pt x="10316" y="0"/>
                                </a:lnTo>
                                <a:close/>
                              </a:path>
                            </a:pathLst>
                          </a:custGeom>
                          <a:solidFill>
                            <a:srgbClr val="AFAFAF"/>
                          </a:solidFill>
                          <a:ln>
                            <a:noFill/>
                          </a:ln>
                        </wps:spPr>
                        <wps:style>
                          <a:lnRef idx="0">
                            <a:scrgbClr r="0" g="0" b="0"/>
                          </a:lnRef>
                          <a:fillRef idx="0">
                            <a:scrgbClr r="0" g="0" b="0"/>
                          </a:fillRef>
                          <a:effectRef idx="0">
                            <a:scrgbClr r="0" g="0" b="0"/>
                          </a:effectRef>
                          <a:fontRef idx="minor"/>
                        </wps:style>
                        <wps:bodyPr/>
                      </wps:wsp>
                      <wps:wsp>
                        <wps:cNvPr id="10" name="Freeform 10"/>
                        <wps:cNvSpPr/>
                        <wps:spPr>
                          <a:xfrm>
                            <a:off x="0" y="9834120"/>
                            <a:ext cx="7046640" cy="52560"/>
                          </a:xfrm>
                          <a:custGeom>
                            <a:avLst/>
                            <a:gdLst/>
                            <a:ahLst/>
                            <a:cxnLst/>
                            <a:rect l="l" t="t" r="r" b="b"/>
                            <a:pathLst>
                              <a:path w="10386" h="86">
                                <a:moveTo>
                                  <a:pt x="10316" y="0"/>
                                </a:moveTo>
                                <a:lnTo>
                                  <a:pt x="10386" y="85"/>
                                </a:lnTo>
                                <a:lnTo>
                                  <a:pt x="0" y="85"/>
                                </a:lnTo>
                                <a:lnTo>
                                  <a:pt x="83" y="0"/>
                                </a:lnTo>
                                <a:lnTo>
                                  <a:pt x="10316" y="0"/>
                                </a:lnTo>
                                <a:close/>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0FEA393C" id="Group 307" o:spid="_x0000_s1026" style="position:absolute;margin-left:25.5pt;margin-top:44pt;width:554.85pt;height:778.55pt;z-index:-251658236;mso-wrap-distance-left:0;mso-wrap-distance-right:0;mso-position-horizontal-relative:page;mso-position-vertical-relative:page" coordsize="70466,98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 o:spid="_x0000_s1027" type="#_x0000_t75" style="position:absolute;left:932;top:1184;width:68620;height:97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">
                  <v:imagedata r:id="rId9" o:title=""/>
                </v:shape>
                <v:shape id="Freeform 3" o:spid="_x0000_s1028" style="position:absolute;width:532;height:98877;visibility:visible;mso-wrap-style:square;v-text-anchor:top" coordsize="82,1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" path="m,l,15538r82,-86l82,71,,xe" fillcolor="#afafaf" stroked="f">
                  <v:path arrowok="t"/>
                </v:shape>
                <v:shape id="Freeform 4" o:spid="_x0000_s1029" style="position:absolute;width:532;height:98877;visibility:visible;mso-wrap-style:square;v-text-anchor:top" coordsize="82,1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" path="m82,15452l,15538,,,82,71r,15381xe" filled="f" strokeweight=".53mm">
                  <v:path arrowok="t"/>
                </v:shape>
                <v:shape id="Freeform 5" o:spid="_x0000_s1030" style="position:absolute;top:7;width:70466;height:439;visibility:visible;mso-wrap-style:square;v-text-anchor:top" coordsize="1038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" path="m10385,l,,82,72r10234,l10385,xe" fillcolor="#afafaf" stroked="f">
                  <v:path arrowok="t"/>
                </v:shape>
                <v:shape id="Freeform 6" o:spid="_x0000_s1031" style="position:absolute;top:7;width:70466;height:439;visibility:visible;mso-wrap-style:square;v-text-anchor:top" coordsize="1038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" path="m10316,72l10385,,,,82,72r10234,xe" filled="f" strokeweight=".53mm">
                  <v:path arrowok="t"/>
                </v:shape>
                <v:shape id="Freeform 7" o:spid="_x0000_s1032" style="position:absolute;left:70009;width:443;height:98877;visibility:visible;mso-wrap-style:square;v-text-anchor:top" coordsize="69,1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" path="m68,l,71,,15452r68,86l68,xe" fillcolor="#afafaf" stroked="f">
                  <v:path arrowok="t"/>
                </v:shape>
                <v:shape id="Freeform 8" o:spid="_x0000_s1033" style="position:absolute;left:70009;width:443;height:98877;visibility:visible;mso-wrap-style:square;v-text-anchor:top" coordsize="69,1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" path="m,15452r68,86l68,,,71,,15452xe" filled="f" strokeweight=".53mm">
                  <v:path arrowok="t"/>
                </v:shape>
                <v:shape id="Freeform 9" o:spid="_x0000_s1034" style="position:absolute;top:98341;width:70466;height:525;visibility:visible;mso-wrap-style:square;v-text-anchor:top" coordsize="103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" path="m10316,l83,,,85r10386,l10316,xe" fillcolor="#afafaf" stroked="f">
                  <v:path arrowok="t"/>
                </v:shape>
                <v:shape id="Freeform 10" o:spid="_x0000_s1035" style="position:absolute;top:98341;width:70466;height:525;visibility:visible;mso-wrap-style:square;v-text-anchor:top" coordsize="103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" path="m10316,r70,85l,85,83,,10316,xe" filled="f" strokeweight=".53mm">
                  <v:path arrowok="t"/>
                </v:shape>
                <w10:wrap anchorx="page" anchory="page"/>
              </v:group>
            </w:pict>
          </mc:Fallback>
        </mc:AlternateContent>
      </w:r>
      <w:r w:rsidR="00864554" w:rsidRPr="00FE7EA3">
        <w:rPr>
          <w:rFonts w:asciiTheme="majorHAnsi" w:hAnsiTheme="majorHAnsi" w:cstheme="majorHAnsi"/>
          <w:noProof/>
          <w:sz w:val="26"/>
          <w:szCs w:val="26"/>
        </w:rPr>
        <mc:AlternateContent>
          <mc:Choice Requires="wpg">
            <w:drawing>
              <wp:anchor distT="0" distB="0" distL="0" distR="0" simplePos="0" relativeHeight="251658240" behindDoc="1" locked="0" layoutInCell="1" allowOverlap="1" wp14:anchorId="35C1D46D" wp14:editId="67FF2A5E">
                <wp:simplePos x="0" y="0"/>
                <wp:positionH relativeFrom="page">
                  <wp:posOffset>1104900</wp:posOffset>
                </wp:positionH>
                <wp:positionV relativeFrom="paragraph">
                  <wp:posOffset>53340</wp:posOffset>
                </wp:positionV>
                <wp:extent cx="721995" cy="622300"/>
                <wp:effectExtent l="0" t="3810" r="3810" b="13970"/>
                <wp:wrapNone/>
                <wp:docPr id="11" name="Group 372"/>
                <wp:cNvGraphicFramePr/>
                <a:graphic xmlns:a="http://schemas.openxmlformats.org/drawingml/2006/main">
                  <a:graphicData uri="http://schemas.microsoft.com/office/word/2010/wordprocessingGroup">
                    <wpg:wgp>
                      <wpg:cNvGrpSpPr/>
                      <wpg:grpSpPr>
                        <a:xfrm>
                          <a:off x="0" y="0"/>
                          <a:ext cx="721440" cy="621720"/>
                          <a:chOff x="0" y="0"/>
                          <a:chExt cx="0" cy="0"/>
                        </a:xfrm>
                      </wpg:grpSpPr>
                      <wps:wsp>
                        <wps:cNvPr id="12" name="Freeform 12"/>
                        <wps:cNvSpPr/>
                        <wps:spPr>
                          <a:xfrm>
                            <a:off x="374760" y="289080"/>
                            <a:ext cx="311040" cy="314280"/>
                          </a:xfrm>
                          <a:custGeom>
                            <a:avLst/>
                            <a:gdLst/>
                            <a:ahLst/>
                            <a:cxnLst/>
                            <a:rect l="l" t="t" r="r" b="b"/>
                            <a:pathLst>
                              <a:path w="484" h="487">
                                <a:moveTo>
                                  <a:pt x="15" y="0"/>
                                </a:moveTo>
                                <a:lnTo>
                                  <a:pt x="0" y="14"/>
                                </a:lnTo>
                                <a:lnTo>
                                  <a:pt x="84" y="100"/>
                                </a:lnTo>
                                <a:lnTo>
                                  <a:pt x="235" y="244"/>
                                </a:lnTo>
                                <a:lnTo>
                                  <a:pt x="387" y="400"/>
                                </a:lnTo>
                                <a:lnTo>
                                  <a:pt x="429" y="457"/>
                                </a:lnTo>
                                <a:lnTo>
                                  <a:pt x="484" y="486"/>
                                </a:lnTo>
                                <a:lnTo>
                                  <a:pt x="484" y="457"/>
                                </a:lnTo>
                                <a:lnTo>
                                  <a:pt x="470" y="385"/>
                                </a:lnTo>
                                <a:lnTo>
                                  <a:pt x="456" y="314"/>
                                </a:lnTo>
                                <a:lnTo>
                                  <a:pt x="429" y="258"/>
                                </a:lnTo>
                                <a:lnTo>
                                  <a:pt x="429" y="201"/>
                                </a:lnTo>
                                <a:lnTo>
                                  <a:pt x="456" y="143"/>
                                </a:lnTo>
                                <a:lnTo>
                                  <a:pt x="456" y="86"/>
                                </a:lnTo>
                                <a:lnTo>
                                  <a:pt x="401" y="86"/>
                                </a:lnTo>
                                <a:lnTo>
                                  <a:pt x="318" y="100"/>
                                </a:lnTo>
                                <a:lnTo>
                                  <a:pt x="194" y="86"/>
                                </a:lnTo>
                                <a:lnTo>
                                  <a:pt x="125" y="57"/>
                                </a:lnTo>
                                <a:lnTo>
                                  <a:pt x="28" y="14"/>
                                </a:lnTo>
                                <a:lnTo>
                                  <a:pt x="15"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13" name="Freeform 13"/>
                        <wps:cNvSpPr/>
                        <wps:spPr>
                          <a:xfrm>
                            <a:off x="374760" y="289080"/>
                            <a:ext cx="311040" cy="314280"/>
                          </a:xfrm>
                          <a:custGeom>
                            <a:avLst/>
                            <a:gdLst/>
                            <a:ahLst/>
                            <a:cxnLst/>
                            <a:rect l="l" t="t" r="r" b="b"/>
                            <a:pathLst>
                              <a:path w="484" h="487">
                                <a:moveTo>
                                  <a:pt x="429" y="201"/>
                                </a:moveTo>
                                <a:lnTo>
                                  <a:pt x="456" y="143"/>
                                </a:lnTo>
                                <a:lnTo>
                                  <a:pt x="456" y="86"/>
                                </a:lnTo>
                                <a:lnTo>
                                  <a:pt x="401" y="86"/>
                                </a:lnTo>
                                <a:lnTo>
                                  <a:pt x="318" y="100"/>
                                </a:lnTo>
                                <a:lnTo>
                                  <a:pt x="194" y="86"/>
                                </a:lnTo>
                                <a:lnTo>
                                  <a:pt x="125" y="57"/>
                                </a:lnTo>
                                <a:lnTo>
                                  <a:pt x="28" y="14"/>
                                </a:lnTo>
                                <a:lnTo>
                                  <a:pt x="15" y="0"/>
                                </a:lnTo>
                                <a:lnTo>
                                  <a:pt x="0" y="14"/>
                                </a:lnTo>
                                <a:lnTo>
                                  <a:pt x="28" y="43"/>
                                </a:lnTo>
                                <a:lnTo>
                                  <a:pt x="84" y="100"/>
                                </a:lnTo>
                                <a:lnTo>
                                  <a:pt x="235" y="244"/>
                                </a:lnTo>
                                <a:lnTo>
                                  <a:pt x="387" y="400"/>
                                </a:lnTo>
                                <a:lnTo>
                                  <a:pt x="429" y="457"/>
                                </a:lnTo>
                                <a:lnTo>
                                  <a:pt x="456" y="471"/>
                                </a:lnTo>
                                <a:lnTo>
                                  <a:pt x="484" y="486"/>
                                </a:lnTo>
                                <a:lnTo>
                                  <a:pt x="484" y="457"/>
                                </a:lnTo>
                                <a:lnTo>
                                  <a:pt x="470" y="385"/>
                                </a:lnTo>
                                <a:lnTo>
                                  <a:pt x="456" y="314"/>
                                </a:lnTo>
                                <a:lnTo>
                                  <a:pt x="429" y="258"/>
                                </a:lnTo>
                                <a:lnTo>
                                  <a:pt x="429" y="229"/>
                                </a:lnTo>
                                <a:lnTo>
                                  <a:pt x="429" y="201"/>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14" name="Picture 346"/>
                          <pic:cNvPicPr/>
                        </pic:nvPicPr>
                        <pic:blipFill>
                          <a:blip r:embed="rId10"/>
                          <a:stretch/>
                        </pic:blipFill>
                        <pic:spPr>
                          <a:xfrm>
                            <a:off x="340200" y="139680"/>
                            <a:ext cx="238680" cy="92160"/>
                          </a:xfrm>
                          <a:prstGeom prst="rect">
                            <a:avLst/>
                          </a:prstGeom>
                          <a:ln>
                            <a:noFill/>
                          </a:ln>
                        </pic:spPr>
                      </pic:pic>
                      <wps:wsp>
                        <wps:cNvPr id="15" name="Freeform 15"/>
                        <wps:cNvSpPr/>
                        <wps:spPr>
                          <a:xfrm>
                            <a:off x="340200" y="139680"/>
                            <a:ext cx="238680" cy="92160"/>
                          </a:xfrm>
                          <a:custGeom>
                            <a:avLst/>
                            <a:gdLst/>
                            <a:ahLst/>
                            <a:cxnLst/>
                            <a:rect l="l" t="t" r="r" b="b"/>
                            <a:pathLst>
                              <a:path w="372" h="144">
                                <a:moveTo>
                                  <a:pt x="0" y="43"/>
                                </a:moveTo>
                                <a:lnTo>
                                  <a:pt x="96" y="115"/>
                                </a:lnTo>
                                <a:lnTo>
                                  <a:pt x="206" y="144"/>
                                </a:lnTo>
                                <a:lnTo>
                                  <a:pt x="289" y="129"/>
                                </a:lnTo>
                                <a:lnTo>
                                  <a:pt x="358" y="100"/>
                                </a:lnTo>
                                <a:lnTo>
                                  <a:pt x="371" y="57"/>
                                </a:lnTo>
                                <a:lnTo>
                                  <a:pt x="343" y="29"/>
                                </a:lnTo>
                                <a:lnTo>
                                  <a:pt x="330" y="0"/>
                                </a:lnTo>
                                <a:lnTo>
                                  <a:pt x="302" y="14"/>
                                </a:lnTo>
                                <a:lnTo>
                                  <a:pt x="220" y="57"/>
                                </a:lnTo>
                                <a:lnTo>
                                  <a:pt x="151" y="72"/>
                                </a:lnTo>
                                <a:lnTo>
                                  <a:pt x="82" y="57"/>
                                </a:lnTo>
                                <a:lnTo>
                                  <a:pt x="27" y="29"/>
                                </a:lnTo>
                                <a:lnTo>
                                  <a:pt x="0" y="29"/>
                                </a:lnTo>
                                <a:lnTo>
                                  <a:pt x="0" y="43"/>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16" name="Picture 348"/>
                          <pic:cNvPicPr/>
                        </pic:nvPicPr>
                        <pic:blipFill>
                          <a:blip r:embed="rId11"/>
                          <a:stretch/>
                        </pic:blipFill>
                        <pic:spPr>
                          <a:xfrm>
                            <a:off x="625320" y="0"/>
                            <a:ext cx="95760" cy="240120"/>
                          </a:xfrm>
                          <a:prstGeom prst="rect">
                            <a:avLst/>
                          </a:prstGeom>
                          <a:ln>
                            <a:noFill/>
                          </a:ln>
                        </pic:spPr>
                      </pic:pic>
                      <wps:wsp>
                        <wps:cNvPr id="17" name="Freeform 17"/>
                        <wps:cNvSpPr/>
                        <wps:spPr>
                          <a:xfrm>
                            <a:off x="625320" y="0"/>
                            <a:ext cx="95760" cy="240120"/>
                          </a:xfrm>
                          <a:custGeom>
                            <a:avLst/>
                            <a:gdLst/>
                            <a:ahLst/>
                            <a:cxnLst/>
                            <a:rect l="l" t="t" r="r" b="b"/>
                            <a:pathLst>
                              <a:path w="152" h="373">
                                <a:moveTo>
                                  <a:pt x="97" y="344"/>
                                </a:moveTo>
                                <a:lnTo>
                                  <a:pt x="139" y="287"/>
                                </a:lnTo>
                                <a:lnTo>
                                  <a:pt x="152" y="201"/>
                                </a:lnTo>
                                <a:lnTo>
                                  <a:pt x="152" y="115"/>
                                </a:lnTo>
                                <a:lnTo>
                                  <a:pt x="124" y="28"/>
                                </a:lnTo>
                                <a:lnTo>
                                  <a:pt x="111" y="0"/>
                                </a:lnTo>
                                <a:lnTo>
                                  <a:pt x="97" y="0"/>
                                </a:lnTo>
                                <a:lnTo>
                                  <a:pt x="97" y="14"/>
                                </a:lnTo>
                                <a:lnTo>
                                  <a:pt x="97" y="43"/>
                                </a:lnTo>
                                <a:lnTo>
                                  <a:pt x="84" y="172"/>
                                </a:lnTo>
                                <a:lnTo>
                                  <a:pt x="55" y="244"/>
                                </a:lnTo>
                                <a:lnTo>
                                  <a:pt x="14" y="301"/>
                                </a:lnTo>
                                <a:lnTo>
                                  <a:pt x="0" y="330"/>
                                </a:lnTo>
                                <a:lnTo>
                                  <a:pt x="28" y="358"/>
                                </a:lnTo>
                                <a:lnTo>
                                  <a:pt x="55" y="373"/>
                                </a:lnTo>
                                <a:lnTo>
                                  <a:pt x="97" y="344"/>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18" name="Picture 350"/>
                          <pic:cNvPicPr/>
                        </pic:nvPicPr>
                        <pic:blipFill>
                          <a:blip r:embed="rId12"/>
                          <a:stretch/>
                        </pic:blipFill>
                        <pic:spPr>
                          <a:xfrm>
                            <a:off x="260280" y="280080"/>
                            <a:ext cx="95760" cy="257760"/>
                          </a:xfrm>
                          <a:prstGeom prst="rect">
                            <a:avLst/>
                          </a:prstGeom>
                          <a:ln>
                            <a:noFill/>
                          </a:ln>
                        </pic:spPr>
                      </pic:pic>
                      <wps:wsp>
                        <wps:cNvPr id="19" name="Freeform 19"/>
                        <wps:cNvSpPr/>
                        <wps:spPr>
                          <a:xfrm>
                            <a:off x="260280" y="280080"/>
                            <a:ext cx="95760" cy="257760"/>
                          </a:xfrm>
                          <a:custGeom>
                            <a:avLst/>
                            <a:gdLst/>
                            <a:ahLst/>
                            <a:cxnLst/>
                            <a:rect l="l" t="t" r="r" b="b"/>
                            <a:pathLst>
                              <a:path w="152" h="400">
                                <a:moveTo>
                                  <a:pt x="13" y="0"/>
                                </a:moveTo>
                                <a:lnTo>
                                  <a:pt x="82" y="86"/>
                                </a:lnTo>
                                <a:lnTo>
                                  <a:pt x="137" y="187"/>
                                </a:lnTo>
                                <a:lnTo>
                                  <a:pt x="151" y="300"/>
                                </a:lnTo>
                                <a:lnTo>
                                  <a:pt x="137" y="343"/>
                                </a:lnTo>
                                <a:lnTo>
                                  <a:pt x="110" y="386"/>
                                </a:lnTo>
                                <a:lnTo>
                                  <a:pt x="82" y="400"/>
                                </a:lnTo>
                                <a:lnTo>
                                  <a:pt x="55" y="400"/>
                                </a:lnTo>
                                <a:lnTo>
                                  <a:pt x="55" y="386"/>
                                </a:lnTo>
                                <a:lnTo>
                                  <a:pt x="55" y="357"/>
                                </a:lnTo>
                                <a:lnTo>
                                  <a:pt x="82" y="287"/>
                                </a:lnTo>
                                <a:lnTo>
                                  <a:pt x="82" y="187"/>
                                </a:lnTo>
                                <a:lnTo>
                                  <a:pt x="55" y="86"/>
                                </a:lnTo>
                                <a:lnTo>
                                  <a:pt x="13" y="15"/>
                                </a:lnTo>
                                <a:lnTo>
                                  <a:pt x="0" y="0"/>
                                </a:lnTo>
                                <a:lnTo>
                                  <a:pt x="13" y="0"/>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20" name="Picture 352"/>
                          <pic:cNvPicPr/>
                        </pic:nvPicPr>
                        <pic:blipFill>
                          <a:blip r:embed="rId13"/>
                          <a:stretch/>
                        </pic:blipFill>
                        <pic:spPr>
                          <a:xfrm>
                            <a:off x="0" y="511200"/>
                            <a:ext cx="222840" cy="110520"/>
                          </a:xfrm>
                          <a:prstGeom prst="rect">
                            <a:avLst/>
                          </a:prstGeom>
                          <a:ln>
                            <a:noFill/>
                          </a:ln>
                        </pic:spPr>
                      </pic:pic>
                    </wpg:wgp>
                  </a:graphicData>
                </a:graphic>
              </wp:anchor>
            </w:drawing>
          </mc:Choice>
          <mc:Fallback>
            <w:pict>
              <v:group w14:anchorId="72262CF8" id="Group 372" o:spid="_x0000_s1026" style="position:absolute;margin-left:87pt;margin-top:4.2pt;width:56.85pt;height:49pt;z-index:-251658240;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">
                <v:shape id="Freeform 12" o:spid="_x0000_s1027" style="position:absolute;left:374760;top:289080;width:311040;height:314280;visibility:visible;mso-wrap-style:square;v-text-anchor:top" coordsize="484,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" path="m15,l,14r84,86l235,244,387,400r42,57l484,486r,-29l470,385,456,314,429,258r,-57l456,143r,-57l401,86r-83,14l194,86,125,57,28,14,15,xe" stroked="f">
                  <v:path arrowok="t"/>
                </v:shape>
                <v:shape id="Freeform 13" o:spid="_x0000_s1028" style="position:absolute;left:374760;top:289080;width:311040;height:314280;visibility:visible;mso-wrap-style:square;v-text-anchor:top" coordsize="484,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" path="m429,201r27,-58l456,86r-55,l318,100,194,86,125,57,28,14,15,,,14,28,43r56,57l235,244,387,400r42,57l456,471r28,15l484,457,470,385,456,314,429,258r,-29l429,201xe" filled="f" strokecolor="white" strokeweight=".53mm">
                  <v:path arrowok="t"/>
                </v:shape>
                <v:shape id="Picture 346" o:spid="_x0000_s1029" type="#_x0000_t75" style="position:absolute;left:340200;top:139680;width:238680;height:9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">
                  <v:imagedata r:id="rId14" o:title=""/>
                </v:shape>
                <v:shape id="Freeform 15" o:spid="_x0000_s1030" style="position:absolute;left:340200;top:139680;width:238680;height:92160;visibility:visible;mso-wrap-style:square;v-text-anchor:top" coordsize="37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" path="m,43r96,72l206,144r83,-15l358,100,371,57,343,29,330,,302,14,220,57,151,72,82,57,27,29,,29,,43xe" filled="f" strokecolor="white" strokeweight=".53mm">
                  <v:path arrowok="t"/>
                </v:shape>
                <v:shape id="Picture 348" o:spid="_x0000_s1031" type="#_x0000_t75" style="position:absolute;left:625320;width:95760;height:240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">
                  <v:imagedata r:id="rId15" o:title=""/>
                </v:shape>
                <v:shape id="Freeform 17" o:spid="_x0000_s1032" style="position:absolute;left:625320;width:95760;height:240120;visibility:visible;mso-wrap-style:square;v-text-anchor:top" coordsize="15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" path="m97,344r42,-57l152,201r,-86l124,28,111,,97,r,14l97,43,84,172,55,244,14,301,,330r28,28l55,373,97,344xe" filled="f" strokecolor="white" strokeweight=".53mm">
                  <v:path arrowok="t"/>
                </v:shape>
                <v:shape id="Picture 350" o:spid="_x0000_s1033" type="#_x0000_t75" style="position:absolute;left:260280;top:280080;width:95760;height:257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">
                  <v:imagedata r:id="rId16" o:title=""/>
                </v:shape>
                <v:shape id="Freeform 19" o:spid="_x0000_s1034" style="position:absolute;left:260280;top:280080;width:95760;height:25776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" path="m13,l82,86r55,101l151,300r-14,43l110,386,82,400r-27,l55,386r,-29l82,287r,-100l55,86,13,15,,,13,xe" filled="f" strokecolor="white" strokeweight=".53mm">
                  <v:path arrowok="t"/>
                </v:shape>
                <v:shape id="Picture 352" o:spid="_x0000_s1035" type="#_x0000_t75" style="position:absolute;top:511200;width:222840;height:11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">
                  <v:imagedata r:id="rId17" o:title=""/>
                </v:shape>
                <w10:wrap anchorx="page"/>
              </v:group>
            </w:pict>
          </mc:Fallback>
        </mc:AlternateContent>
      </w:r>
      <w:r w:rsidR="00864554" w:rsidRPr="00FE7EA3">
        <w:rPr>
          <w:rFonts w:asciiTheme="majorHAnsi" w:hAnsiTheme="majorHAnsi" w:cstheme="majorHAnsi"/>
          <w:noProof/>
          <w:sz w:val="26"/>
          <w:szCs w:val="26"/>
        </w:rPr>
        <mc:AlternateContent>
          <mc:Choice Requires="wpg">
            <w:drawing>
              <wp:anchor distT="0" distB="0" distL="0" distR="0" simplePos="0" relativeHeight="251658241" behindDoc="1" locked="0" layoutInCell="1" allowOverlap="1" wp14:anchorId="43095102" wp14:editId="5775930A">
                <wp:simplePos x="0" y="0"/>
                <wp:positionH relativeFrom="page">
                  <wp:posOffset>956310</wp:posOffset>
                </wp:positionH>
                <wp:positionV relativeFrom="paragraph">
                  <wp:posOffset>-143510</wp:posOffset>
                </wp:positionV>
                <wp:extent cx="406400" cy="356870"/>
                <wp:effectExtent l="3810" t="24130" r="10795" b="1905"/>
                <wp:wrapNone/>
                <wp:docPr id="21" name="Group 366"/>
                <wp:cNvGraphicFramePr/>
                <a:graphic xmlns:a="http://schemas.openxmlformats.org/drawingml/2006/main">
                  <a:graphicData uri="http://schemas.microsoft.com/office/word/2010/wordprocessingGroup">
                    <wpg:wgp>
                      <wpg:cNvGrpSpPr/>
                      <wpg:grpSpPr>
                        <a:xfrm>
                          <a:off x="0" y="0"/>
                          <a:ext cx="405720" cy="356400"/>
                          <a:chOff x="0" y="0"/>
                          <a:chExt cx="0" cy="0"/>
                        </a:xfrm>
                      </wpg:grpSpPr>
                      <wps:wsp>
                        <wps:cNvPr id="22" name="Freeform 22"/>
                        <wps:cNvSpPr/>
                        <wps:spPr>
                          <a:xfrm>
                            <a:off x="362520" y="0"/>
                            <a:ext cx="43200" cy="195120"/>
                          </a:xfrm>
                          <a:custGeom>
                            <a:avLst/>
                            <a:gdLst/>
                            <a:ahLst/>
                            <a:cxnLst/>
                            <a:rect l="l" t="t" r="r" b="b"/>
                            <a:pathLst>
                              <a:path w="69" h="300">
                                <a:moveTo>
                                  <a:pt x="0" y="0"/>
                                </a:moveTo>
                                <a:lnTo>
                                  <a:pt x="0" y="29"/>
                                </a:lnTo>
                                <a:lnTo>
                                  <a:pt x="14" y="115"/>
                                </a:lnTo>
                                <a:lnTo>
                                  <a:pt x="14" y="144"/>
                                </a:lnTo>
                                <a:lnTo>
                                  <a:pt x="0" y="199"/>
                                </a:lnTo>
                                <a:lnTo>
                                  <a:pt x="0" y="271"/>
                                </a:lnTo>
                                <a:lnTo>
                                  <a:pt x="14" y="300"/>
                                </a:lnTo>
                                <a:lnTo>
                                  <a:pt x="27" y="300"/>
                                </a:lnTo>
                                <a:lnTo>
                                  <a:pt x="14" y="286"/>
                                </a:lnTo>
                                <a:lnTo>
                                  <a:pt x="14" y="228"/>
                                </a:lnTo>
                                <a:lnTo>
                                  <a:pt x="55" y="172"/>
                                </a:lnTo>
                                <a:lnTo>
                                  <a:pt x="69" y="144"/>
                                </a:lnTo>
                                <a:lnTo>
                                  <a:pt x="55" y="115"/>
                                </a:lnTo>
                                <a:lnTo>
                                  <a:pt x="14" y="14"/>
                                </a:lnTo>
                                <a:lnTo>
                                  <a:pt x="0"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3" name="Freeform 23"/>
                        <wps:cNvSpPr/>
                        <wps:spPr>
                          <a:xfrm>
                            <a:off x="362520" y="0"/>
                            <a:ext cx="43200" cy="195120"/>
                          </a:xfrm>
                          <a:custGeom>
                            <a:avLst/>
                            <a:gdLst/>
                            <a:ahLst/>
                            <a:cxnLst/>
                            <a:rect l="l" t="t" r="r" b="b"/>
                            <a:pathLst>
                              <a:path w="69" h="300">
                                <a:moveTo>
                                  <a:pt x="14" y="286"/>
                                </a:moveTo>
                                <a:lnTo>
                                  <a:pt x="14" y="228"/>
                                </a:lnTo>
                                <a:lnTo>
                                  <a:pt x="55" y="172"/>
                                </a:lnTo>
                                <a:lnTo>
                                  <a:pt x="69" y="144"/>
                                </a:lnTo>
                                <a:lnTo>
                                  <a:pt x="55" y="115"/>
                                </a:lnTo>
                                <a:lnTo>
                                  <a:pt x="14" y="14"/>
                                </a:lnTo>
                                <a:lnTo>
                                  <a:pt x="0" y="0"/>
                                </a:lnTo>
                                <a:lnTo>
                                  <a:pt x="0" y="29"/>
                                </a:lnTo>
                                <a:lnTo>
                                  <a:pt x="14" y="115"/>
                                </a:lnTo>
                                <a:lnTo>
                                  <a:pt x="14" y="144"/>
                                </a:lnTo>
                                <a:lnTo>
                                  <a:pt x="0" y="199"/>
                                </a:lnTo>
                                <a:lnTo>
                                  <a:pt x="0" y="271"/>
                                </a:lnTo>
                                <a:lnTo>
                                  <a:pt x="14" y="300"/>
                                </a:lnTo>
                                <a:lnTo>
                                  <a:pt x="27" y="300"/>
                                </a:lnTo>
                                <a:lnTo>
                                  <a:pt x="14" y="286"/>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wps:wsp>
                        <wps:cNvPr id="24" name="Freeform 24"/>
                        <wps:cNvSpPr/>
                        <wps:spPr>
                          <a:xfrm>
                            <a:off x="64080" y="9360"/>
                            <a:ext cx="297360" cy="308520"/>
                          </a:xfrm>
                          <a:custGeom>
                            <a:avLst/>
                            <a:gdLst/>
                            <a:ahLst/>
                            <a:cxnLst/>
                            <a:rect l="l" t="t" r="r" b="b"/>
                            <a:pathLst>
                              <a:path w="456" h="472">
                                <a:moveTo>
                                  <a:pt x="56" y="0"/>
                                </a:moveTo>
                                <a:lnTo>
                                  <a:pt x="14" y="0"/>
                                </a:lnTo>
                                <a:lnTo>
                                  <a:pt x="0" y="15"/>
                                </a:lnTo>
                                <a:lnTo>
                                  <a:pt x="28" y="43"/>
                                </a:lnTo>
                                <a:lnTo>
                                  <a:pt x="83" y="101"/>
                                </a:lnTo>
                                <a:lnTo>
                                  <a:pt x="235" y="242"/>
                                </a:lnTo>
                                <a:lnTo>
                                  <a:pt x="428" y="443"/>
                                </a:lnTo>
                                <a:lnTo>
                                  <a:pt x="442" y="472"/>
                                </a:lnTo>
                                <a:lnTo>
                                  <a:pt x="455" y="472"/>
                                </a:lnTo>
                                <a:lnTo>
                                  <a:pt x="442" y="429"/>
                                </a:lnTo>
                                <a:lnTo>
                                  <a:pt x="386" y="343"/>
                                </a:lnTo>
                                <a:lnTo>
                                  <a:pt x="331" y="228"/>
                                </a:lnTo>
                                <a:lnTo>
                                  <a:pt x="290" y="129"/>
                                </a:lnTo>
                                <a:lnTo>
                                  <a:pt x="290" y="29"/>
                                </a:lnTo>
                                <a:lnTo>
                                  <a:pt x="276" y="29"/>
                                </a:lnTo>
                                <a:lnTo>
                                  <a:pt x="221" y="43"/>
                                </a:lnTo>
                                <a:lnTo>
                                  <a:pt x="166" y="43"/>
                                </a:lnTo>
                                <a:lnTo>
                                  <a:pt x="56"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5" name="Freeform 25"/>
                        <wps:cNvSpPr/>
                        <wps:spPr>
                          <a:xfrm>
                            <a:off x="64080" y="9360"/>
                            <a:ext cx="297360" cy="308520"/>
                          </a:xfrm>
                          <a:custGeom>
                            <a:avLst/>
                            <a:gdLst/>
                            <a:ahLst/>
                            <a:cxnLst/>
                            <a:rect l="l" t="t" r="r" b="b"/>
                            <a:pathLst>
                              <a:path w="456" h="472">
                                <a:moveTo>
                                  <a:pt x="442" y="472"/>
                                </a:moveTo>
                                <a:lnTo>
                                  <a:pt x="428" y="443"/>
                                </a:lnTo>
                                <a:lnTo>
                                  <a:pt x="373" y="386"/>
                                </a:lnTo>
                                <a:lnTo>
                                  <a:pt x="235" y="242"/>
                                </a:lnTo>
                                <a:lnTo>
                                  <a:pt x="83" y="101"/>
                                </a:lnTo>
                                <a:lnTo>
                                  <a:pt x="28" y="43"/>
                                </a:lnTo>
                                <a:lnTo>
                                  <a:pt x="0" y="15"/>
                                </a:lnTo>
                                <a:lnTo>
                                  <a:pt x="14" y="0"/>
                                </a:lnTo>
                                <a:lnTo>
                                  <a:pt x="56" y="0"/>
                                </a:lnTo>
                                <a:lnTo>
                                  <a:pt x="166" y="43"/>
                                </a:lnTo>
                                <a:lnTo>
                                  <a:pt x="221" y="43"/>
                                </a:lnTo>
                                <a:lnTo>
                                  <a:pt x="276" y="29"/>
                                </a:lnTo>
                                <a:lnTo>
                                  <a:pt x="290" y="29"/>
                                </a:lnTo>
                                <a:lnTo>
                                  <a:pt x="290" y="43"/>
                                </a:lnTo>
                                <a:lnTo>
                                  <a:pt x="290" y="129"/>
                                </a:lnTo>
                                <a:lnTo>
                                  <a:pt x="331" y="228"/>
                                </a:lnTo>
                                <a:lnTo>
                                  <a:pt x="386" y="343"/>
                                </a:lnTo>
                                <a:lnTo>
                                  <a:pt x="442" y="429"/>
                                </a:lnTo>
                                <a:lnTo>
                                  <a:pt x="455" y="472"/>
                                </a:lnTo>
                                <a:lnTo>
                                  <a:pt x="442" y="472"/>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26" name="Picture 358"/>
                          <pic:cNvPicPr/>
                        </pic:nvPicPr>
                        <pic:blipFill>
                          <a:blip r:embed="rId18"/>
                          <a:stretch/>
                        </pic:blipFill>
                        <pic:spPr>
                          <a:xfrm>
                            <a:off x="0" y="282600"/>
                            <a:ext cx="234360" cy="73800"/>
                          </a:xfrm>
                          <a:prstGeom prst="rect">
                            <a:avLst/>
                          </a:prstGeom>
                          <a:ln>
                            <a:noFill/>
                          </a:ln>
                        </pic:spPr>
                      </pic:pic>
                    </wpg:wgp>
                  </a:graphicData>
                </a:graphic>
              </wp:anchor>
            </w:drawing>
          </mc:Choice>
          <mc:Fallback>
            <w:pict>
              <v:group w14:anchorId="0EB324F1" id="Group 366" o:spid="_x0000_s1026" style="position:absolute;margin-left:75.3pt;margin-top:-11.3pt;width:32pt;height:28.1pt;z-index:-251658239;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">
                <v:shape id="Freeform 22" o:spid="_x0000_s1027" style="position:absolute;left:362520;width:43200;height:195120;visibility:visible;mso-wrap-style:square;v-text-anchor:top" coordsize="6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" path="m,l,29r14,86l14,144,,199r,72l14,300r13,l14,286r,-58l55,172,69,144,55,115,14,14,,xe" stroked="f">
                  <v:path arrowok="t"/>
                </v:shape>
                <v:shape id="Freeform 23" o:spid="_x0000_s1028" style="position:absolute;left:362520;width:43200;height:195120;visibility:visible;mso-wrap-style:square;v-text-anchor:top" coordsize="6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" path="m14,286r,-58l55,172,69,144,55,115,14,14,,,,29r14,86l14,144,,199r,72l14,300r13,l14,286xe" filled="f" strokecolor="white" strokeweight=".53mm">
                  <v:path arrowok="t"/>
                </v:shape>
                <v:shape id="Freeform 24" o:spid="_x0000_s1029" style="position:absolute;left:64080;top:9360;width:297360;height:308520;visibility:visible;mso-wrap-style:square;v-text-anchor:top" coordsize="45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" path="m56,l14,,,15,28,43r55,58l235,242,428,443r14,29l455,472,442,429,386,343,331,228,290,129r,-100l276,29,221,43r-55,l56,xe" stroked="f">
                  <v:path arrowok="t"/>
                </v:shape>
                <v:shape id="Freeform 25" o:spid="_x0000_s1030" style="position:absolute;left:64080;top:9360;width:297360;height:308520;visibility:visible;mso-wrap-style:square;v-text-anchor:top" coordsize="45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" path="m442,472l428,443,373,386,235,242,83,101,28,43,,15,14,,56,,166,43r55,l276,29r14,l290,43r,86l331,228r55,115l442,429r13,43l442,472xe" filled="f" strokecolor="white" strokeweight=".53mm">
                  <v:path arrowok="t"/>
                </v:shape>
                <v:shape id="Picture 358" o:spid="_x0000_s1031" type="#_x0000_t75" style="position:absolute;top:282600;width:234360;height:73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">
                  <v:imagedata r:id="rId19" o:title=""/>
                </v:shape>
                <w10:wrap anchorx="page"/>
              </v:group>
            </w:pict>
          </mc:Fallback>
        </mc:AlternateContent>
      </w:r>
      <w:r w:rsidR="00864554" w:rsidRPr="00FE7EA3">
        <w:rPr>
          <w:rFonts w:asciiTheme="majorHAnsi" w:hAnsiTheme="majorHAnsi" w:cstheme="majorHAnsi"/>
          <w:noProof/>
          <w:sz w:val="26"/>
          <w:szCs w:val="26"/>
        </w:rPr>
        <mc:AlternateContent>
          <mc:Choice Requires="wpg">
            <w:drawing>
              <wp:anchor distT="0" distB="0" distL="0" distR="0" simplePos="0" relativeHeight="251658242" behindDoc="1" locked="0" layoutInCell="1" allowOverlap="1" wp14:anchorId="5496D441" wp14:editId="3959917D">
                <wp:simplePos x="0" y="0"/>
                <wp:positionH relativeFrom="page">
                  <wp:posOffset>6473825</wp:posOffset>
                </wp:positionH>
                <wp:positionV relativeFrom="paragraph">
                  <wp:posOffset>53340</wp:posOffset>
                </wp:positionV>
                <wp:extent cx="721995" cy="622300"/>
                <wp:effectExtent l="6350" t="3810" r="0" b="13970"/>
                <wp:wrapNone/>
                <wp:docPr id="27" name="Group 357"/>
                <wp:cNvGraphicFramePr/>
                <a:graphic xmlns:a="http://schemas.openxmlformats.org/drawingml/2006/main">
                  <a:graphicData uri="http://schemas.microsoft.com/office/word/2010/wordprocessingGroup">
                    <wpg:wgp>
                      <wpg:cNvGrpSpPr/>
                      <wpg:grpSpPr>
                        <a:xfrm>
                          <a:off x="0" y="0"/>
                          <a:ext cx="721440" cy="621720"/>
                          <a:chOff x="0" y="0"/>
                          <a:chExt cx="0" cy="0"/>
                        </a:xfrm>
                      </wpg:grpSpPr>
                      <wps:wsp>
                        <wps:cNvPr id="28" name="Freeform 28"/>
                        <wps:cNvSpPr/>
                        <wps:spPr>
                          <a:xfrm>
                            <a:off x="44280" y="289080"/>
                            <a:ext cx="301680" cy="313560"/>
                          </a:xfrm>
                          <a:custGeom>
                            <a:avLst/>
                            <a:gdLst/>
                            <a:ahLst/>
                            <a:cxnLst/>
                            <a:rect l="l" t="t" r="r" b="b"/>
                            <a:pathLst>
                              <a:path w="469" h="486">
                                <a:moveTo>
                                  <a:pt x="469" y="0"/>
                                </a:moveTo>
                                <a:lnTo>
                                  <a:pt x="359" y="58"/>
                                </a:lnTo>
                                <a:lnTo>
                                  <a:pt x="276" y="86"/>
                                </a:lnTo>
                                <a:lnTo>
                                  <a:pt x="152" y="101"/>
                                </a:lnTo>
                                <a:lnTo>
                                  <a:pt x="69" y="86"/>
                                </a:lnTo>
                                <a:lnTo>
                                  <a:pt x="28" y="86"/>
                                </a:lnTo>
                                <a:lnTo>
                                  <a:pt x="28" y="144"/>
                                </a:lnTo>
                                <a:lnTo>
                                  <a:pt x="42" y="201"/>
                                </a:lnTo>
                                <a:lnTo>
                                  <a:pt x="55" y="230"/>
                                </a:lnTo>
                                <a:lnTo>
                                  <a:pt x="55" y="258"/>
                                </a:lnTo>
                                <a:lnTo>
                                  <a:pt x="28" y="314"/>
                                </a:lnTo>
                                <a:lnTo>
                                  <a:pt x="14" y="386"/>
                                </a:lnTo>
                                <a:lnTo>
                                  <a:pt x="0" y="458"/>
                                </a:lnTo>
                                <a:lnTo>
                                  <a:pt x="0" y="486"/>
                                </a:lnTo>
                                <a:lnTo>
                                  <a:pt x="14" y="472"/>
                                </a:lnTo>
                                <a:lnTo>
                                  <a:pt x="42" y="458"/>
                                </a:lnTo>
                                <a:lnTo>
                                  <a:pt x="97" y="400"/>
                                </a:lnTo>
                                <a:lnTo>
                                  <a:pt x="248" y="244"/>
                                </a:lnTo>
                                <a:lnTo>
                                  <a:pt x="387" y="101"/>
                                </a:lnTo>
                                <a:lnTo>
                                  <a:pt x="469" y="15"/>
                                </a:lnTo>
                                <a:lnTo>
                                  <a:pt x="469"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9" name="Freeform 29"/>
                        <wps:cNvSpPr/>
                        <wps:spPr>
                          <a:xfrm>
                            <a:off x="44280" y="289080"/>
                            <a:ext cx="301680" cy="313560"/>
                          </a:xfrm>
                          <a:custGeom>
                            <a:avLst/>
                            <a:gdLst/>
                            <a:ahLst/>
                            <a:cxnLst/>
                            <a:rect l="l" t="t" r="r" b="b"/>
                            <a:pathLst>
                              <a:path w="469" h="486">
                                <a:moveTo>
                                  <a:pt x="42" y="201"/>
                                </a:moveTo>
                                <a:lnTo>
                                  <a:pt x="28" y="144"/>
                                </a:lnTo>
                                <a:lnTo>
                                  <a:pt x="28" y="86"/>
                                </a:lnTo>
                                <a:lnTo>
                                  <a:pt x="69" y="86"/>
                                </a:lnTo>
                                <a:lnTo>
                                  <a:pt x="152" y="101"/>
                                </a:lnTo>
                                <a:lnTo>
                                  <a:pt x="276" y="86"/>
                                </a:lnTo>
                                <a:lnTo>
                                  <a:pt x="359" y="58"/>
                                </a:lnTo>
                                <a:lnTo>
                                  <a:pt x="442" y="15"/>
                                </a:lnTo>
                                <a:lnTo>
                                  <a:pt x="469" y="0"/>
                                </a:lnTo>
                                <a:lnTo>
                                  <a:pt x="469" y="15"/>
                                </a:lnTo>
                                <a:lnTo>
                                  <a:pt x="442" y="43"/>
                                </a:lnTo>
                                <a:lnTo>
                                  <a:pt x="387" y="101"/>
                                </a:lnTo>
                                <a:lnTo>
                                  <a:pt x="248" y="244"/>
                                </a:lnTo>
                                <a:lnTo>
                                  <a:pt x="97" y="400"/>
                                </a:lnTo>
                                <a:lnTo>
                                  <a:pt x="42" y="458"/>
                                </a:lnTo>
                                <a:lnTo>
                                  <a:pt x="14" y="472"/>
                                </a:lnTo>
                                <a:lnTo>
                                  <a:pt x="0" y="486"/>
                                </a:lnTo>
                                <a:lnTo>
                                  <a:pt x="0" y="458"/>
                                </a:lnTo>
                                <a:lnTo>
                                  <a:pt x="14" y="386"/>
                                </a:lnTo>
                                <a:lnTo>
                                  <a:pt x="28" y="314"/>
                                </a:lnTo>
                                <a:lnTo>
                                  <a:pt x="55" y="258"/>
                                </a:lnTo>
                                <a:lnTo>
                                  <a:pt x="55" y="230"/>
                                </a:lnTo>
                                <a:lnTo>
                                  <a:pt x="42" y="201"/>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30" name="Picture 373"/>
                          <pic:cNvPicPr/>
                        </pic:nvPicPr>
                        <pic:blipFill>
                          <a:blip r:embed="rId20"/>
                          <a:stretch/>
                        </pic:blipFill>
                        <pic:spPr>
                          <a:xfrm>
                            <a:off x="141480" y="129600"/>
                            <a:ext cx="249480" cy="111600"/>
                          </a:xfrm>
                          <a:prstGeom prst="rect">
                            <a:avLst/>
                          </a:prstGeom>
                          <a:ln>
                            <a:noFill/>
                          </a:ln>
                        </pic:spPr>
                      </pic:pic>
                      <pic:pic xmlns:pic="http://schemas.openxmlformats.org/drawingml/2006/picture">
                        <pic:nvPicPr>
                          <pic:cNvPr id="31" name="Picture 374"/>
                          <pic:cNvPicPr/>
                        </pic:nvPicPr>
                        <pic:blipFill>
                          <a:blip r:embed="rId21"/>
                          <a:stretch/>
                        </pic:blipFill>
                        <pic:spPr>
                          <a:xfrm>
                            <a:off x="0" y="0"/>
                            <a:ext cx="95760" cy="240120"/>
                          </a:xfrm>
                          <a:prstGeom prst="rect">
                            <a:avLst/>
                          </a:prstGeom>
                          <a:ln>
                            <a:noFill/>
                          </a:ln>
                        </pic:spPr>
                      </pic:pic>
                      <wps:wsp>
                        <wps:cNvPr id="32" name="Freeform 32"/>
                        <wps:cNvSpPr/>
                        <wps:spPr>
                          <a:xfrm>
                            <a:off x="0" y="0"/>
                            <a:ext cx="95760" cy="240120"/>
                          </a:xfrm>
                          <a:custGeom>
                            <a:avLst/>
                            <a:gdLst/>
                            <a:ahLst/>
                            <a:cxnLst/>
                            <a:rect l="l" t="t" r="r" b="b"/>
                            <a:pathLst>
                              <a:path w="152" h="373">
                                <a:moveTo>
                                  <a:pt x="69" y="344"/>
                                </a:moveTo>
                                <a:lnTo>
                                  <a:pt x="28" y="287"/>
                                </a:lnTo>
                                <a:lnTo>
                                  <a:pt x="0" y="201"/>
                                </a:lnTo>
                                <a:lnTo>
                                  <a:pt x="0" y="115"/>
                                </a:lnTo>
                                <a:lnTo>
                                  <a:pt x="28" y="28"/>
                                </a:lnTo>
                                <a:lnTo>
                                  <a:pt x="55" y="0"/>
                                </a:lnTo>
                                <a:lnTo>
                                  <a:pt x="69" y="0"/>
                                </a:lnTo>
                                <a:lnTo>
                                  <a:pt x="69" y="14"/>
                                </a:lnTo>
                                <a:lnTo>
                                  <a:pt x="69" y="43"/>
                                </a:lnTo>
                                <a:lnTo>
                                  <a:pt x="83" y="172"/>
                                </a:lnTo>
                                <a:lnTo>
                                  <a:pt x="97" y="244"/>
                                </a:lnTo>
                                <a:lnTo>
                                  <a:pt x="138" y="301"/>
                                </a:lnTo>
                                <a:lnTo>
                                  <a:pt x="152" y="330"/>
                                </a:lnTo>
                                <a:lnTo>
                                  <a:pt x="138" y="358"/>
                                </a:lnTo>
                                <a:lnTo>
                                  <a:pt x="111" y="373"/>
                                </a:lnTo>
                                <a:lnTo>
                                  <a:pt x="69" y="344"/>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33" name="Picture 376"/>
                          <pic:cNvPicPr/>
                        </pic:nvPicPr>
                        <pic:blipFill>
                          <a:blip r:embed="rId22"/>
                          <a:stretch/>
                        </pic:blipFill>
                        <pic:spPr>
                          <a:xfrm>
                            <a:off x="374760" y="280080"/>
                            <a:ext cx="87120" cy="257760"/>
                          </a:xfrm>
                          <a:prstGeom prst="rect">
                            <a:avLst/>
                          </a:prstGeom>
                          <a:ln>
                            <a:noFill/>
                          </a:ln>
                        </pic:spPr>
                      </pic:pic>
                      <wps:wsp>
                        <wps:cNvPr id="34" name="Freeform 34"/>
                        <wps:cNvSpPr/>
                        <wps:spPr>
                          <a:xfrm>
                            <a:off x="374760" y="280080"/>
                            <a:ext cx="87120" cy="257760"/>
                          </a:xfrm>
                          <a:custGeom>
                            <a:avLst/>
                            <a:gdLst/>
                            <a:ahLst/>
                            <a:cxnLst/>
                            <a:rect l="l" t="t" r="r" b="b"/>
                            <a:pathLst>
                              <a:path w="138" h="400">
                                <a:moveTo>
                                  <a:pt x="123" y="0"/>
                                </a:moveTo>
                                <a:lnTo>
                                  <a:pt x="68" y="86"/>
                                </a:lnTo>
                                <a:lnTo>
                                  <a:pt x="14" y="186"/>
                                </a:lnTo>
                                <a:lnTo>
                                  <a:pt x="0" y="299"/>
                                </a:lnTo>
                                <a:lnTo>
                                  <a:pt x="0" y="342"/>
                                </a:lnTo>
                                <a:lnTo>
                                  <a:pt x="27" y="385"/>
                                </a:lnTo>
                                <a:lnTo>
                                  <a:pt x="54" y="399"/>
                                </a:lnTo>
                                <a:lnTo>
                                  <a:pt x="82" y="399"/>
                                </a:lnTo>
                                <a:lnTo>
                                  <a:pt x="96" y="385"/>
                                </a:lnTo>
                                <a:lnTo>
                                  <a:pt x="82" y="356"/>
                                </a:lnTo>
                                <a:lnTo>
                                  <a:pt x="54" y="287"/>
                                </a:lnTo>
                                <a:lnTo>
                                  <a:pt x="68" y="186"/>
                                </a:lnTo>
                                <a:lnTo>
                                  <a:pt x="96" y="86"/>
                                </a:lnTo>
                                <a:lnTo>
                                  <a:pt x="137" y="14"/>
                                </a:lnTo>
                                <a:lnTo>
                                  <a:pt x="137" y="0"/>
                                </a:lnTo>
                                <a:lnTo>
                                  <a:pt x="123" y="0"/>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35" name="Picture 378"/>
                          <pic:cNvPicPr/>
                        </pic:nvPicPr>
                        <pic:blipFill>
                          <a:blip r:embed="rId23"/>
                          <a:stretch/>
                        </pic:blipFill>
                        <pic:spPr>
                          <a:xfrm>
                            <a:off x="498600" y="511200"/>
                            <a:ext cx="222840" cy="110520"/>
                          </a:xfrm>
                          <a:prstGeom prst="rect">
                            <a:avLst/>
                          </a:prstGeom>
                          <a:ln>
                            <a:noFill/>
                          </a:ln>
                        </pic:spPr>
                      </pic:pic>
                    </wpg:wgp>
                  </a:graphicData>
                </a:graphic>
              </wp:anchor>
            </w:drawing>
          </mc:Choice>
          <mc:Fallback>
            <w:pict>
              <v:group w14:anchorId="56970F4E" id="Group 357" o:spid="_x0000_s1026" style="position:absolute;margin-left:509.75pt;margin-top:4.2pt;width:56.85pt;height:49pt;z-index:-251658238;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">
                <v:shape id="Freeform 28" o:spid="_x0000_s1027" style="position:absolute;left:44280;top:289080;width:301680;height:313560;visibility:visible;mso-wrap-style:square;v-text-anchor:top" coordsize="469,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" path="m469,l359,58,276,86,152,101,69,86r-41,l28,144r14,57l55,230r,28l28,314,14,386,,458r,28l14,472,42,458,97,400,248,244,387,101,469,15,469,xe" stroked="f">
                  <v:path arrowok="t"/>
                </v:shape>
                <v:shape id="Freeform 29" o:spid="_x0000_s1028" style="position:absolute;left:44280;top:289080;width:301680;height:313560;visibility:visible;mso-wrap-style:square;v-text-anchor:top" coordsize="469,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" path="m42,201l28,144r,-58l69,86r83,15l276,86,359,58,442,15,469,r,15l442,43r-55,58l248,244,97,400,42,458,14,472,,486,,458,14,386,28,314,55,258r,-28l42,201xe" filled="f" strokecolor="white" strokeweight=".53mm">
                  <v:path arrowok="t"/>
                </v:shape>
                <v:shape id="Picture 373" o:spid="_x0000_s1029" type="#_x0000_t75" style="position:absolute;left:141480;top:129600;width:249480;height:11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">
                  <v:imagedata r:id="rId24" o:title=""/>
                </v:shape>
                <v:shape id="Picture 374" o:spid="_x0000_s1030" type="#_x0000_t75" style="position:absolute;width:95760;height:240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">
                  <v:imagedata r:id="rId25" o:title=""/>
                </v:shape>
                <v:shape id="Freeform 32" o:spid="_x0000_s1031" style="position:absolute;width:95760;height:240120;visibility:visible;mso-wrap-style:square;v-text-anchor:top" coordsize="15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" path="m69,344l28,287,,201,,115,28,28,55,,69,r,14l69,43,83,172r14,72l138,301r14,29l138,358r-27,15l69,344xe" filled="f" strokecolor="white" strokeweight=".53mm">
                  <v:path arrowok="t"/>
                </v:shape>
                <v:shape id="Picture 376" o:spid="_x0000_s1032" type="#_x0000_t75" style="position:absolute;left:374760;top:280080;width:87120;height:257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">
                  <v:imagedata r:id="rId26" o:title=""/>
                </v:shape>
                <v:shape id="Freeform 34" o:spid="_x0000_s1033" style="position:absolute;left:374760;top:280080;width:87120;height:257760;visibility:visible;mso-wrap-style:square;v-text-anchor:top" coordsize="1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" path="m123,l68,86,14,186,,299r,43l27,385r27,14l82,399,96,385,82,356,54,287,68,186,96,86,137,14,137,,123,xe" filled="f" strokecolor="white" strokeweight=".53mm">
                  <v:path arrowok="t"/>
                </v:shape>
                <v:shape id="Picture 378" o:spid="_x0000_s1034" type="#_x0000_t75" style="position:absolute;left:498600;top:511200;width:222840;height:11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">
                  <v:imagedata r:id="rId27" o:title=""/>
                </v:shape>
                <w10:wrap anchorx="page"/>
              </v:group>
            </w:pict>
          </mc:Fallback>
        </mc:AlternateContent>
      </w:r>
      <w:r w:rsidR="00864554" w:rsidRPr="00FE7EA3">
        <w:rPr>
          <w:rFonts w:asciiTheme="majorHAnsi" w:hAnsiTheme="majorHAnsi" w:cstheme="majorHAnsi"/>
          <w:noProof/>
          <w:sz w:val="26"/>
          <w:szCs w:val="26"/>
        </w:rPr>
        <mc:AlternateContent>
          <mc:Choice Requires="wpg">
            <w:drawing>
              <wp:anchor distT="0" distB="0" distL="0" distR="0" simplePos="0" relativeHeight="251658243" behindDoc="1" locked="0" layoutInCell="1" allowOverlap="1" wp14:anchorId="3C2F3403" wp14:editId="79EB3B7E">
                <wp:simplePos x="0" y="0"/>
                <wp:positionH relativeFrom="page">
                  <wp:posOffset>6946900</wp:posOffset>
                </wp:positionH>
                <wp:positionV relativeFrom="paragraph">
                  <wp:posOffset>-143510</wp:posOffset>
                </wp:positionV>
                <wp:extent cx="397510" cy="356870"/>
                <wp:effectExtent l="3175" t="43180" r="1270" b="1905"/>
                <wp:wrapNone/>
                <wp:docPr id="36" name="Group 351"/>
                <wp:cNvGraphicFramePr/>
                <a:graphic xmlns:a="http://schemas.openxmlformats.org/drawingml/2006/main">
                  <a:graphicData uri="http://schemas.microsoft.com/office/word/2010/wordprocessingGroup">
                    <wpg:wgp>
                      <wpg:cNvGrpSpPr/>
                      <wpg:grpSpPr>
                        <a:xfrm>
                          <a:off x="0" y="0"/>
                          <a:ext cx="396720" cy="356400"/>
                          <a:chOff x="0" y="0"/>
                          <a:chExt cx="0" cy="0"/>
                        </a:xfrm>
                      </wpg:grpSpPr>
                      <wps:wsp>
                        <wps:cNvPr id="37" name="Freeform 37"/>
                        <wps:cNvSpPr/>
                        <wps:spPr>
                          <a:xfrm>
                            <a:off x="0" y="0"/>
                            <a:ext cx="43200" cy="195120"/>
                          </a:xfrm>
                          <a:custGeom>
                            <a:avLst/>
                            <a:gdLst/>
                            <a:ahLst/>
                            <a:cxnLst/>
                            <a:rect l="l" t="t" r="r" b="b"/>
                            <a:pathLst>
                              <a:path w="69" h="300">
                                <a:moveTo>
                                  <a:pt x="54" y="0"/>
                                </a:moveTo>
                                <a:lnTo>
                                  <a:pt x="54" y="14"/>
                                </a:lnTo>
                                <a:lnTo>
                                  <a:pt x="0" y="115"/>
                                </a:lnTo>
                                <a:lnTo>
                                  <a:pt x="0" y="144"/>
                                </a:lnTo>
                                <a:lnTo>
                                  <a:pt x="13" y="172"/>
                                </a:lnTo>
                                <a:lnTo>
                                  <a:pt x="41" y="228"/>
                                </a:lnTo>
                                <a:lnTo>
                                  <a:pt x="41" y="300"/>
                                </a:lnTo>
                                <a:lnTo>
                                  <a:pt x="54" y="271"/>
                                </a:lnTo>
                                <a:lnTo>
                                  <a:pt x="68" y="199"/>
                                </a:lnTo>
                                <a:lnTo>
                                  <a:pt x="41" y="144"/>
                                </a:lnTo>
                                <a:lnTo>
                                  <a:pt x="41" y="115"/>
                                </a:lnTo>
                                <a:lnTo>
                                  <a:pt x="68" y="29"/>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38" name="Freeform 38"/>
                        <wps:cNvSpPr/>
                        <wps:spPr>
                          <a:xfrm>
                            <a:off x="0" y="0"/>
                            <a:ext cx="43200" cy="195120"/>
                          </a:xfrm>
                          <a:custGeom>
                            <a:avLst/>
                            <a:gdLst/>
                            <a:ahLst/>
                            <a:cxnLst/>
                            <a:rect l="l" t="t" r="r" b="b"/>
                            <a:pathLst>
                              <a:path w="69" h="300">
                                <a:moveTo>
                                  <a:pt x="41" y="286"/>
                                </a:moveTo>
                                <a:lnTo>
                                  <a:pt x="41" y="228"/>
                                </a:lnTo>
                                <a:lnTo>
                                  <a:pt x="13" y="172"/>
                                </a:lnTo>
                                <a:lnTo>
                                  <a:pt x="0" y="144"/>
                                </a:lnTo>
                                <a:lnTo>
                                  <a:pt x="0" y="115"/>
                                </a:lnTo>
                                <a:lnTo>
                                  <a:pt x="54" y="14"/>
                                </a:lnTo>
                                <a:lnTo>
                                  <a:pt x="54" y="0"/>
                                </a:lnTo>
                                <a:lnTo>
                                  <a:pt x="68" y="29"/>
                                </a:lnTo>
                                <a:lnTo>
                                  <a:pt x="41" y="115"/>
                                </a:lnTo>
                                <a:lnTo>
                                  <a:pt x="41" y="144"/>
                                </a:lnTo>
                                <a:lnTo>
                                  <a:pt x="68" y="199"/>
                                </a:lnTo>
                                <a:lnTo>
                                  <a:pt x="54" y="271"/>
                                </a:lnTo>
                                <a:lnTo>
                                  <a:pt x="41" y="300"/>
                                </a:lnTo>
                                <a:lnTo>
                                  <a:pt x="41" y="286"/>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wps:wsp>
                        <wps:cNvPr id="39" name="Freeform 39"/>
                        <wps:cNvSpPr/>
                        <wps:spPr>
                          <a:xfrm>
                            <a:off x="36360" y="9360"/>
                            <a:ext cx="297360" cy="308520"/>
                          </a:xfrm>
                          <a:custGeom>
                            <a:avLst/>
                            <a:gdLst/>
                            <a:ahLst/>
                            <a:cxnLst/>
                            <a:rect l="l" t="t" r="r" b="b"/>
                            <a:pathLst>
                              <a:path w="455" h="472">
                                <a:moveTo>
                                  <a:pt x="440" y="0"/>
                                </a:moveTo>
                                <a:lnTo>
                                  <a:pt x="413" y="0"/>
                                </a:lnTo>
                                <a:lnTo>
                                  <a:pt x="289" y="43"/>
                                </a:lnTo>
                                <a:lnTo>
                                  <a:pt x="234" y="43"/>
                                </a:lnTo>
                                <a:lnTo>
                                  <a:pt x="193" y="28"/>
                                </a:lnTo>
                                <a:lnTo>
                                  <a:pt x="179" y="28"/>
                                </a:lnTo>
                                <a:lnTo>
                                  <a:pt x="179" y="43"/>
                                </a:lnTo>
                                <a:lnTo>
                                  <a:pt x="165" y="129"/>
                                </a:lnTo>
                                <a:lnTo>
                                  <a:pt x="124" y="227"/>
                                </a:lnTo>
                                <a:lnTo>
                                  <a:pt x="69" y="342"/>
                                </a:lnTo>
                                <a:lnTo>
                                  <a:pt x="14" y="428"/>
                                </a:lnTo>
                                <a:lnTo>
                                  <a:pt x="0" y="471"/>
                                </a:lnTo>
                                <a:lnTo>
                                  <a:pt x="14" y="471"/>
                                </a:lnTo>
                                <a:lnTo>
                                  <a:pt x="234" y="242"/>
                                </a:lnTo>
                                <a:lnTo>
                                  <a:pt x="372" y="100"/>
                                </a:lnTo>
                                <a:lnTo>
                                  <a:pt x="454" y="14"/>
                                </a:lnTo>
                                <a:lnTo>
                                  <a:pt x="440"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40" name="Freeform 40"/>
                        <wps:cNvSpPr/>
                        <wps:spPr>
                          <a:xfrm>
                            <a:off x="36360" y="9360"/>
                            <a:ext cx="297360" cy="308520"/>
                          </a:xfrm>
                          <a:custGeom>
                            <a:avLst/>
                            <a:gdLst/>
                            <a:ahLst/>
                            <a:cxnLst/>
                            <a:rect l="l" t="t" r="r" b="b"/>
                            <a:pathLst>
                              <a:path w="455" h="472">
                                <a:moveTo>
                                  <a:pt x="14" y="471"/>
                                </a:moveTo>
                                <a:lnTo>
                                  <a:pt x="42" y="442"/>
                                </a:lnTo>
                                <a:lnTo>
                                  <a:pt x="96" y="385"/>
                                </a:lnTo>
                                <a:lnTo>
                                  <a:pt x="234" y="242"/>
                                </a:lnTo>
                                <a:lnTo>
                                  <a:pt x="372" y="100"/>
                                </a:lnTo>
                                <a:lnTo>
                                  <a:pt x="427" y="43"/>
                                </a:lnTo>
                                <a:lnTo>
                                  <a:pt x="454" y="14"/>
                                </a:lnTo>
                                <a:lnTo>
                                  <a:pt x="440" y="0"/>
                                </a:lnTo>
                                <a:lnTo>
                                  <a:pt x="413" y="0"/>
                                </a:lnTo>
                                <a:lnTo>
                                  <a:pt x="289" y="43"/>
                                </a:lnTo>
                                <a:lnTo>
                                  <a:pt x="234" y="43"/>
                                </a:lnTo>
                                <a:lnTo>
                                  <a:pt x="193" y="28"/>
                                </a:lnTo>
                                <a:lnTo>
                                  <a:pt x="179" y="28"/>
                                </a:lnTo>
                                <a:lnTo>
                                  <a:pt x="179" y="43"/>
                                </a:lnTo>
                                <a:lnTo>
                                  <a:pt x="165" y="129"/>
                                </a:lnTo>
                                <a:lnTo>
                                  <a:pt x="124" y="227"/>
                                </a:lnTo>
                                <a:lnTo>
                                  <a:pt x="69" y="342"/>
                                </a:lnTo>
                                <a:lnTo>
                                  <a:pt x="14" y="428"/>
                                </a:lnTo>
                                <a:lnTo>
                                  <a:pt x="0" y="471"/>
                                </a:lnTo>
                                <a:lnTo>
                                  <a:pt x="14" y="471"/>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41" name="Picture 384"/>
                          <pic:cNvPicPr/>
                        </pic:nvPicPr>
                        <pic:blipFill>
                          <a:blip r:embed="rId28"/>
                          <a:stretch/>
                        </pic:blipFill>
                        <pic:spPr>
                          <a:xfrm>
                            <a:off x="171360" y="282600"/>
                            <a:ext cx="225360" cy="73800"/>
                          </a:xfrm>
                          <a:prstGeom prst="rect">
                            <a:avLst/>
                          </a:prstGeom>
                          <a:ln>
                            <a:noFill/>
                          </a:ln>
                        </pic:spPr>
                      </pic:pic>
                    </wpg:wgp>
                  </a:graphicData>
                </a:graphic>
              </wp:anchor>
            </w:drawing>
          </mc:Choice>
          <mc:Fallback>
            <w:pict>
              <v:group w14:anchorId="7E3F94A9" id="Group 351" o:spid="_x0000_s1026" style="position:absolute;margin-left:547pt;margin-top:-11.3pt;width:31.3pt;height:28.1pt;z-index:-251658237;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">
                <v:shape id="Freeform 37" o:spid="_x0000_s1027" style="position:absolute;width:43200;height:195120;visibility:visible;mso-wrap-style:square;v-text-anchor:top" coordsize="6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" path="m54,r,14l,115r,29l13,172r28,56l41,300,54,271,68,199,41,144r,-29l68,29,54,xe" stroked="f">
                  <v:path arrowok="t"/>
                </v:shape>
                <v:shape id="Freeform 38" o:spid="_x0000_s1028" style="position:absolute;width:43200;height:195120;visibility:visible;mso-wrap-style:square;v-text-anchor:top" coordsize="6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" path="m41,286r,-58l13,172,,144,,115,54,14,54,,68,29,41,115r,29l68,199,54,271,41,300r,-14xe" filled="f" strokecolor="white" strokeweight=".53mm">
                  <v:path arrowok="t"/>
                </v:shape>
                <v:shape id="Freeform 39" o:spid="_x0000_s1029" style="position:absolute;left:36360;top:9360;width:297360;height:308520;visibility:visible;mso-wrap-style:square;v-text-anchor:top" coordsize="45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" path="m440,l413,,289,43r-55,l193,28r-14,l179,43r-14,86l124,227,69,342,14,428,,471r14,l234,242,372,100,454,14,440,xe" stroked="f">
                  <v:path arrowok="t"/>
                </v:shape>
                <v:shape id="Freeform 40" o:spid="_x0000_s1030" style="position:absolute;left:36360;top:9360;width:297360;height:308520;visibility:visible;mso-wrap-style:square;v-text-anchor:top" coordsize="45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" path="m14,471l42,442,96,385,234,242,372,100,427,43,454,14,440,,413,,289,43r-55,l193,28r-14,l179,43r-14,86l124,227,69,342,14,428,,471r14,xe" filled="f" strokecolor="white" strokeweight=".53mm">
                  <v:path arrowok="t"/>
                </v:shape>
                <v:shape id="Picture 384" o:spid="_x0000_s1031" type="#_x0000_t75" style="position:absolute;left:171360;top:282600;width:225360;height:73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">
                  <v:imagedata r:id="rId29" o:title=""/>
                </v:shape>
                <w10:wrap anchorx="page"/>
              </v:group>
            </w:pict>
          </mc:Fallback>
        </mc:AlternateContent>
      </w:r>
      <w:r w:rsidR="00FE7EA3">
        <w:rPr>
          <w:rFonts w:asciiTheme="majorHAnsi" w:eastAsia="Times New Roman" w:hAnsiTheme="majorHAnsi" w:cstheme="majorHAnsi"/>
          <w:b/>
          <w:sz w:val="26"/>
          <w:szCs w:val="26"/>
          <w:lang w:val="en-US"/>
        </w:rPr>
        <w:t xml:space="preserve">               </w:t>
      </w:r>
      <w:r w:rsidR="00FE7EA3" w:rsidRPr="00FE7EA3">
        <w:rPr>
          <w:rFonts w:asciiTheme="majorHAnsi" w:eastAsia="Times New Roman" w:hAnsiTheme="majorHAnsi" w:cstheme="majorHAnsi"/>
          <w:b/>
          <w:sz w:val="26"/>
          <w:szCs w:val="26"/>
          <w:lang w:val="vi"/>
        </w:rPr>
        <w:t>TRƯỜNG ĐẠI HỌC SƯ PHẠM KỸ THUẬT TP. HỒ CHÍ MINH</w:t>
      </w:r>
    </w:p>
    <w:p w14:paraId="5FAE549A" w14:textId="0E4F09D2" w:rsidR="00FE7EA3" w:rsidRPr="00FE7EA3" w:rsidRDefault="00FE7EA3" w:rsidP="00FE7EA3">
      <w:pPr>
        <w:widowControl w:val="0"/>
        <w:spacing w:before="88" w:after="0" w:line="360" w:lineRule="auto"/>
        <w:ind w:right="1951"/>
        <w:jc w:val="center"/>
        <w:rPr>
          <w:rFonts w:asciiTheme="majorHAnsi" w:eastAsia="Times New Roman" w:hAnsiTheme="majorHAnsi" w:cstheme="majorHAnsi"/>
          <w:b/>
          <w:sz w:val="26"/>
          <w:szCs w:val="26"/>
          <w:lang w:val="vi"/>
        </w:rPr>
      </w:pPr>
      <w:r>
        <w:rPr>
          <w:rFonts w:asciiTheme="majorHAnsi" w:eastAsia="Times New Roman" w:hAnsiTheme="majorHAnsi" w:cstheme="majorHAnsi"/>
          <w:b/>
          <w:sz w:val="26"/>
          <w:szCs w:val="26"/>
          <w:lang w:val="en-US"/>
        </w:rPr>
        <w:t xml:space="preserve">                               </w:t>
      </w:r>
      <w:r w:rsidRPr="00FE7EA3">
        <w:rPr>
          <w:rFonts w:asciiTheme="majorHAnsi" w:eastAsia="Times New Roman" w:hAnsiTheme="majorHAnsi" w:cstheme="majorHAnsi"/>
          <w:b/>
          <w:sz w:val="26"/>
          <w:szCs w:val="26"/>
          <w:lang w:val="vi"/>
        </w:rPr>
        <w:t>KHOA CÔNG NGHỆ THÔNG TIN</w:t>
      </w:r>
    </w:p>
    <w:p w14:paraId="17755926" w14:textId="26AB1DE6" w:rsidR="00864554" w:rsidRDefault="00FE7EA3" w:rsidP="00FE7EA3">
      <w:pPr>
        <w:widowControl w:val="0"/>
        <w:spacing w:before="88" w:after="0" w:line="360" w:lineRule="auto"/>
        <w:ind w:left="1916" w:right="1951"/>
        <w:jc w:val="center"/>
        <w:rPr>
          <w:rFonts w:asciiTheme="majorHAnsi" w:eastAsia="Times New Roman" w:hAnsiTheme="majorHAnsi" w:cstheme="majorHAnsi"/>
          <w:b/>
          <w:sz w:val="26"/>
          <w:szCs w:val="26"/>
          <w:lang w:val="vi"/>
        </w:rPr>
      </w:pPr>
      <w:r>
        <w:rPr>
          <w:rFonts w:asciiTheme="majorHAnsi" w:eastAsia="Times New Roman" w:hAnsiTheme="majorHAnsi" w:cstheme="majorHAnsi"/>
          <w:b/>
          <w:sz w:val="26"/>
          <w:szCs w:val="26"/>
          <w:lang w:val="en-US"/>
        </w:rPr>
        <w:t xml:space="preserve">   </w:t>
      </w:r>
      <w:r w:rsidRPr="00FE7EA3">
        <w:rPr>
          <w:rFonts w:asciiTheme="majorHAnsi" w:eastAsia="Times New Roman" w:hAnsiTheme="majorHAnsi" w:cstheme="majorHAnsi"/>
          <w:b/>
          <w:sz w:val="26"/>
          <w:szCs w:val="26"/>
          <w:lang w:val="vi"/>
        </w:rPr>
        <w:t>BỘ MÔN HỆ THỐNG THÔNG TIN</w:t>
      </w:r>
    </w:p>
    <w:p w14:paraId="4F8EE5FE" w14:textId="30032944" w:rsidR="00FE7EA3" w:rsidRDefault="00FE7EA3" w:rsidP="00FE7EA3">
      <w:pPr>
        <w:widowControl w:val="0"/>
        <w:spacing w:before="69" w:line="360" w:lineRule="auto"/>
        <w:ind w:left="662" w:right="454"/>
        <w:jc w:val="center"/>
        <w:rPr>
          <w:rFonts w:ascii="Cambria" w:eastAsia="Cambria" w:hAnsi="Cambria" w:cs="Cambria"/>
          <w:sz w:val="26"/>
          <w:szCs w:val="26"/>
        </w:rPr>
      </w:pPr>
      <w:r>
        <w:rPr>
          <w:noProof/>
        </w:rPr>
        <w:drawing>
          <wp:anchor distT="0" distB="0" distL="0" distR="0" simplePos="0" relativeHeight="251658245" behindDoc="0" locked="0" layoutInCell="1" hidden="0" allowOverlap="1" wp14:anchorId="381A14F8" wp14:editId="5B861AC6">
            <wp:simplePos x="0" y="0"/>
            <wp:positionH relativeFrom="column">
              <wp:posOffset>1795780</wp:posOffset>
            </wp:positionH>
            <wp:positionV relativeFrom="paragraph">
              <wp:posOffset>381635</wp:posOffset>
            </wp:positionV>
            <wp:extent cx="2689860" cy="2103120"/>
            <wp:effectExtent l="0" t="0" r="0" b="0"/>
            <wp:wrapTopAndBottom distT="0" distB="0"/>
            <wp:docPr id="21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2689860" cy="2103120"/>
                    </a:xfrm>
                    <a:prstGeom prst="rect">
                      <a:avLst/>
                    </a:prstGeom>
                    <a:ln/>
                  </pic:spPr>
                </pic:pic>
              </a:graphicData>
            </a:graphic>
            <wp14:sizeRelH relativeFrom="margin">
              <wp14:pctWidth>0</wp14:pctWidth>
            </wp14:sizeRelH>
            <wp14:sizeRelV relativeFrom="margin">
              <wp14:pctHeight>0</wp14:pctHeight>
            </wp14:sizeRelV>
          </wp:anchor>
        </w:drawing>
      </w:r>
      <w:r>
        <w:rPr>
          <w:rFonts w:ascii="Cambria" w:eastAsia="Cambria" w:hAnsi="Cambria" w:cs="Cambria"/>
          <w:sz w:val="26"/>
          <w:szCs w:val="26"/>
        </w:rPr>
        <w:t>-----</w:t>
      </w:r>
      <w:r>
        <w:rPr>
          <w:sz w:val="26"/>
          <w:szCs w:val="26"/>
        </w:rPr>
        <w:t>🙞🙞🙞🙞🙞</w:t>
      </w:r>
      <w:r>
        <w:rPr>
          <w:rFonts w:ascii="Cambria" w:eastAsia="Cambria" w:hAnsi="Cambria" w:cs="Cambria"/>
          <w:sz w:val="26"/>
          <w:szCs w:val="26"/>
        </w:rPr>
        <w:t>-----</w:t>
      </w:r>
    </w:p>
    <w:p w14:paraId="0452F2B1" w14:textId="7D3533BC" w:rsidR="00FE7EA3" w:rsidRDefault="00FE7EA3" w:rsidP="00FE7EA3">
      <w:pPr>
        <w:widowControl w:val="0"/>
        <w:spacing w:before="69" w:line="360" w:lineRule="auto"/>
        <w:ind w:left="662" w:right="454"/>
        <w:jc w:val="center"/>
        <w:rPr>
          <w:rFonts w:ascii="Cambria" w:eastAsia="Cambria" w:hAnsi="Cambria" w:cs="Cambria"/>
          <w:sz w:val="26"/>
          <w:szCs w:val="26"/>
        </w:rPr>
      </w:pPr>
    </w:p>
    <w:p w14:paraId="3506A9E8" w14:textId="6F5B0CE8" w:rsidR="00FE7EA3" w:rsidRPr="00FC1EB1" w:rsidRDefault="00FC1EB1" w:rsidP="00FE7EA3">
      <w:pPr>
        <w:widowControl w:val="0"/>
        <w:pBdr>
          <w:top w:val="none" w:sz="0" w:space="0" w:color="000000"/>
          <w:left w:val="none" w:sz="0" w:space="0" w:color="000000"/>
          <w:bottom w:val="none" w:sz="0" w:space="0" w:color="000000"/>
          <w:right w:val="none" w:sz="0" w:space="0" w:color="000000"/>
          <w:between w:val="none" w:sz="0" w:space="0" w:color="000000"/>
        </w:pBdr>
        <w:spacing w:before="69" w:line="360" w:lineRule="auto"/>
        <w:ind w:left="659" w:right="456"/>
        <w:jc w:val="center"/>
        <w:rPr>
          <w:rFonts w:asciiTheme="majorHAnsi" w:eastAsia="Cambria" w:hAnsiTheme="majorHAnsi" w:cstheme="majorHAnsi"/>
          <w:b/>
          <w:szCs w:val="28"/>
          <w:lang w:val="en-US"/>
        </w:rPr>
      </w:pPr>
      <w:r>
        <w:rPr>
          <w:rFonts w:asciiTheme="majorHAnsi" w:eastAsia="Times New Roman" w:hAnsiTheme="majorHAnsi" w:cstheme="majorHAnsi"/>
          <w:b/>
          <w:szCs w:val="28"/>
          <w:lang w:val="en-US"/>
        </w:rPr>
        <w:t>BÁO CÁO</w:t>
      </w:r>
      <w:r w:rsidR="00FE7EA3" w:rsidRPr="00F12428">
        <w:rPr>
          <w:rFonts w:asciiTheme="majorHAnsi" w:eastAsia="Times New Roman" w:hAnsiTheme="majorHAnsi" w:cstheme="majorHAnsi"/>
          <w:b/>
          <w:szCs w:val="28"/>
        </w:rPr>
        <w:t xml:space="preserve"> C</w:t>
      </w:r>
      <w:r w:rsidR="00F12428" w:rsidRPr="00F12428">
        <w:rPr>
          <w:rFonts w:asciiTheme="majorHAnsi" w:eastAsia="Times New Roman" w:hAnsiTheme="majorHAnsi" w:cstheme="majorHAnsi"/>
          <w:b/>
          <w:szCs w:val="28"/>
          <w:lang w:val="en-US"/>
        </w:rPr>
        <w:t>UỐI</w:t>
      </w:r>
      <w:r w:rsidR="00FE7EA3" w:rsidRPr="00F12428">
        <w:rPr>
          <w:rFonts w:asciiTheme="majorHAnsi" w:eastAsia="Times New Roman" w:hAnsiTheme="majorHAnsi" w:cstheme="majorHAnsi"/>
          <w:b/>
          <w:szCs w:val="28"/>
        </w:rPr>
        <w:t xml:space="preserve"> KỲ MÔN </w:t>
      </w:r>
      <w:r w:rsidR="00FE7EA3" w:rsidRPr="00F12428">
        <w:rPr>
          <w:rFonts w:asciiTheme="majorHAnsi" w:eastAsia="Times New Roman" w:hAnsiTheme="majorHAnsi" w:cstheme="majorHAnsi"/>
          <w:b/>
          <w:szCs w:val="28"/>
          <w:lang w:val="en-US"/>
        </w:rPr>
        <w:t>K</w:t>
      </w:r>
      <w:r>
        <w:rPr>
          <w:rFonts w:asciiTheme="majorHAnsi" w:eastAsia="Times New Roman" w:hAnsiTheme="majorHAnsi" w:cstheme="majorHAnsi"/>
          <w:b/>
          <w:szCs w:val="28"/>
          <w:lang w:val="en-US"/>
        </w:rPr>
        <w:t>HAI PHÁ DỮ LIỆU</w:t>
      </w:r>
    </w:p>
    <w:p w14:paraId="7B657A87" w14:textId="46CC9241" w:rsidR="00F12428" w:rsidRDefault="00FE7EA3" w:rsidP="00F12428">
      <w:pPr>
        <w:widowControl w:val="0"/>
        <w:pBdr>
          <w:top w:val="none" w:sz="0" w:space="0" w:color="000000"/>
          <w:left w:val="none" w:sz="0" w:space="0" w:color="000000"/>
          <w:bottom w:val="none" w:sz="0" w:space="0" w:color="000000"/>
          <w:right w:val="none" w:sz="0" w:space="0" w:color="000000"/>
          <w:between w:val="none" w:sz="0" w:space="0" w:color="000000"/>
        </w:pBdr>
        <w:spacing w:before="69" w:line="360" w:lineRule="auto"/>
        <w:ind w:left="225"/>
        <w:rPr>
          <w:rFonts w:asciiTheme="majorHAnsi" w:eastAsia="Cambria" w:hAnsiTheme="majorHAnsi" w:cstheme="majorHAnsi"/>
          <w:b/>
          <w:color w:val="573807"/>
        </w:rPr>
      </w:pPr>
      <w:r w:rsidRPr="00F12428">
        <w:rPr>
          <w:rFonts w:asciiTheme="majorHAnsi" w:eastAsia="Times New Roman" w:hAnsiTheme="majorHAnsi" w:cstheme="majorHAnsi"/>
          <w:b/>
          <w:sz w:val="26"/>
          <w:szCs w:val="26"/>
          <w:u w:val="single"/>
        </w:rPr>
        <w:t>TÊN ĐỀ TÀI:</w:t>
      </w:r>
    </w:p>
    <w:p w14:paraId="07E3CEF5" w14:textId="77777777" w:rsidR="00FC1EB1" w:rsidRPr="00FC1EB1" w:rsidRDefault="00FC1EB1" w:rsidP="00FC1EB1">
      <w:pPr>
        <w:widowControl w:val="0"/>
        <w:pBdr>
          <w:top w:val="none" w:sz="0" w:space="0" w:color="000000"/>
          <w:left w:val="none" w:sz="0" w:space="0" w:color="000000"/>
          <w:bottom w:val="none" w:sz="0" w:space="0" w:color="000000"/>
          <w:right w:val="none" w:sz="0" w:space="0" w:color="000000"/>
          <w:between w:val="none" w:sz="0" w:space="0" w:color="000000"/>
        </w:pBdr>
        <w:spacing w:before="69" w:line="360" w:lineRule="auto"/>
        <w:ind w:left="225"/>
        <w:jc w:val="center"/>
        <w:rPr>
          <w:rFonts w:asciiTheme="majorHAnsi" w:eastAsia="Cambria" w:hAnsiTheme="majorHAnsi" w:cstheme="majorHAnsi"/>
          <w:b/>
          <w:sz w:val="32"/>
          <w:szCs w:val="32"/>
          <w:lang w:val="en-US"/>
        </w:rPr>
      </w:pPr>
      <w:r w:rsidRPr="00FC1EB1">
        <w:rPr>
          <w:rFonts w:asciiTheme="majorHAnsi" w:eastAsia="Cambria" w:hAnsiTheme="majorHAnsi" w:cstheme="majorHAnsi"/>
          <w:b/>
          <w:sz w:val="32"/>
          <w:szCs w:val="32"/>
          <w:lang w:val="en-US"/>
        </w:rPr>
        <w:t>ỨNG DỤNG CÁC KỸ THUẬT KHAI PHÁ DỮ LIỆU</w:t>
      </w:r>
    </w:p>
    <w:p w14:paraId="30981085" w14:textId="3A6A136E" w:rsidR="00FE7EA3" w:rsidRPr="00F12428" w:rsidRDefault="00FC1EB1" w:rsidP="00FC1EB1">
      <w:pPr>
        <w:widowControl w:val="0"/>
        <w:pBdr>
          <w:top w:val="none" w:sz="0" w:space="0" w:color="000000"/>
          <w:left w:val="none" w:sz="0" w:space="0" w:color="000000"/>
          <w:bottom w:val="none" w:sz="0" w:space="0" w:color="000000"/>
          <w:right w:val="none" w:sz="0" w:space="0" w:color="000000"/>
          <w:between w:val="none" w:sz="0" w:space="0" w:color="000000"/>
        </w:pBdr>
        <w:spacing w:before="69" w:line="360" w:lineRule="auto"/>
        <w:ind w:left="225"/>
        <w:jc w:val="center"/>
        <w:rPr>
          <w:rFonts w:asciiTheme="majorHAnsi" w:eastAsia="Cambria" w:hAnsiTheme="majorHAnsi" w:cstheme="majorHAnsi"/>
          <w:b/>
          <w:sz w:val="32"/>
          <w:szCs w:val="32"/>
          <w:lang w:val="en-US"/>
        </w:rPr>
      </w:pPr>
      <w:r>
        <w:rPr>
          <w:rFonts w:asciiTheme="majorHAnsi" w:eastAsia="Cambria" w:hAnsiTheme="majorHAnsi" w:cstheme="majorHAnsi"/>
          <w:b/>
          <w:sz w:val="32"/>
          <w:szCs w:val="32"/>
          <w:lang w:val="en-US"/>
        </w:rPr>
        <w:t>ĐỂ</w:t>
      </w:r>
      <w:r w:rsidRPr="00FC1EB1">
        <w:rPr>
          <w:rFonts w:asciiTheme="majorHAnsi" w:eastAsia="Cambria" w:hAnsiTheme="majorHAnsi" w:cstheme="majorHAnsi"/>
          <w:b/>
          <w:sz w:val="32"/>
          <w:szCs w:val="32"/>
          <w:lang w:val="en-US"/>
        </w:rPr>
        <w:t xml:space="preserve"> DỰ ĐOÁN THU NHẬP </w:t>
      </w:r>
      <w:r>
        <w:rPr>
          <w:rFonts w:asciiTheme="majorHAnsi" w:eastAsia="Cambria" w:hAnsiTheme="majorHAnsi" w:cstheme="majorHAnsi"/>
          <w:b/>
          <w:sz w:val="32"/>
          <w:szCs w:val="32"/>
          <w:lang w:val="en-US"/>
        </w:rPr>
        <w:t xml:space="preserve">CỦA </w:t>
      </w:r>
      <w:r w:rsidR="0022495D">
        <w:rPr>
          <w:rFonts w:asciiTheme="majorHAnsi" w:eastAsia="Cambria" w:hAnsiTheme="majorHAnsi" w:cstheme="majorHAnsi"/>
          <w:b/>
          <w:sz w:val="32"/>
          <w:szCs w:val="32"/>
          <w:lang w:val="en-US"/>
        </w:rPr>
        <w:t xml:space="preserve">NGƯỜI </w:t>
      </w:r>
      <w:r w:rsidRPr="00FC1EB1">
        <w:rPr>
          <w:rFonts w:asciiTheme="majorHAnsi" w:eastAsia="Cambria" w:hAnsiTheme="majorHAnsi" w:cstheme="majorHAnsi"/>
          <w:b/>
          <w:sz w:val="32"/>
          <w:szCs w:val="32"/>
          <w:lang w:val="en-US"/>
        </w:rPr>
        <w:t>TRƯỞNG THÀNH</w:t>
      </w:r>
    </w:p>
    <w:p w14:paraId="54BE9D66" w14:textId="711BA899" w:rsidR="00FE7EA3" w:rsidRPr="00312C20" w:rsidRDefault="00FE7EA3" w:rsidP="00FE7EA3">
      <w:pPr>
        <w:widowControl w:val="0"/>
        <w:spacing w:before="69" w:line="360" w:lineRule="auto"/>
        <w:ind w:left="4481"/>
        <w:rPr>
          <w:rFonts w:asciiTheme="majorHAnsi" w:eastAsia="Cambria" w:hAnsiTheme="majorHAnsi" w:cstheme="majorHAnsi"/>
          <w:i/>
          <w:iCs/>
          <w:lang w:val="en-US"/>
        </w:rPr>
      </w:pPr>
      <w:r w:rsidRPr="00F12428">
        <w:rPr>
          <w:rFonts w:asciiTheme="majorHAnsi" w:eastAsia="Cambria" w:hAnsiTheme="majorHAnsi" w:cstheme="majorHAnsi"/>
          <w:b/>
          <w:sz w:val="26"/>
          <w:szCs w:val="26"/>
        </w:rPr>
        <w:t xml:space="preserve">GVHD: </w:t>
      </w:r>
      <w:r w:rsidRPr="00F12428">
        <w:rPr>
          <w:rFonts w:asciiTheme="majorHAnsi" w:eastAsia="Cambria" w:hAnsiTheme="majorHAnsi" w:cstheme="majorHAnsi"/>
          <w:bCs/>
          <w:i/>
          <w:iCs/>
          <w:sz w:val="26"/>
          <w:szCs w:val="26"/>
        </w:rPr>
        <w:t>T</w:t>
      </w:r>
      <w:r w:rsidR="00312C20">
        <w:rPr>
          <w:rFonts w:asciiTheme="majorHAnsi" w:eastAsia="Cambria" w:hAnsiTheme="majorHAnsi" w:cstheme="majorHAnsi"/>
          <w:bCs/>
          <w:i/>
          <w:iCs/>
          <w:sz w:val="26"/>
          <w:szCs w:val="26"/>
          <w:lang w:val="en-US"/>
        </w:rPr>
        <w:t>h</w:t>
      </w:r>
      <w:r w:rsidR="00FC1EB1">
        <w:rPr>
          <w:rFonts w:asciiTheme="majorHAnsi" w:eastAsia="Cambria" w:hAnsiTheme="majorHAnsi" w:cstheme="majorHAnsi"/>
          <w:bCs/>
          <w:i/>
          <w:iCs/>
          <w:sz w:val="26"/>
          <w:szCs w:val="26"/>
          <w:lang w:val="en-US"/>
        </w:rPr>
        <w:t>S. Trần Trọng Bình</w:t>
      </w:r>
    </w:p>
    <w:p w14:paraId="2FA93F27" w14:textId="6938F1F3" w:rsidR="00FE7EA3" w:rsidRPr="00F12428" w:rsidRDefault="00FE7EA3" w:rsidP="00FE7EA3">
      <w:pPr>
        <w:widowControl w:val="0"/>
        <w:spacing w:before="69" w:line="360" w:lineRule="auto"/>
        <w:ind w:left="4481"/>
        <w:rPr>
          <w:rFonts w:asciiTheme="majorHAnsi" w:eastAsia="Cambria" w:hAnsiTheme="majorHAnsi" w:cstheme="majorHAnsi"/>
          <w:i/>
        </w:rPr>
      </w:pPr>
      <w:r w:rsidRPr="00F12428">
        <w:rPr>
          <w:rFonts w:asciiTheme="majorHAnsi" w:eastAsia="Cambria" w:hAnsiTheme="majorHAnsi" w:cstheme="majorHAnsi"/>
          <w:b/>
          <w:sz w:val="26"/>
          <w:szCs w:val="26"/>
        </w:rPr>
        <w:t xml:space="preserve">Lớp HP: </w:t>
      </w:r>
      <w:r w:rsidR="00FC1EB1" w:rsidRPr="00FC1EB1">
        <w:rPr>
          <w:rFonts w:asciiTheme="majorHAnsi" w:eastAsia="Cambria" w:hAnsiTheme="majorHAnsi" w:cstheme="majorHAnsi"/>
          <w:b/>
          <w:sz w:val="26"/>
          <w:szCs w:val="26"/>
        </w:rPr>
        <w:t>DAMI330484_23_2_01</w:t>
      </w:r>
    </w:p>
    <w:p w14:paraId="0AE880A1" w14:textId="46A406C5" w:rsidR="00FE7EA3" w:rsidRPr="00312C20" w:rsidRDefault="00FE7EA3" w:rsidP="00FE7EA3">
      <w:pPr>
        <w:widowControl w:val="0"/>
        <w:spacing w:before="69" w:line="360" w:lineRule="auto"/>
        <w:ind w:left="4481"/>
        <w:rPr>
          <w:rFonts w:asciiTheme="majorHAnsi" w:eastAsia="Cambria" w:hAnsiTheme="majorHAnsi" w:cstheme="majorHAnsi"/>
          <w:i/>
          <w:lang w:val="en-US"/>
        </w:rPr>
      </w:pPr>
      <w:r w:rsidRPr="00F12428">
        <w:rPr>
          <w:rFonts w:asciiTheme="majorHAnsi" w:eastAsia="Cambria" w:hAnsiTheme="majorHAnsi" w:cstheme="majorHAnsi"/>
          <w:b/>
          <w:sz w:val="26"/>
          <w:szCs w:val="26"/>
        </w:rPr>
        <w:t xml:space="preserve">Nhóm thực hiện: </w:t>
      </w:r>
      <w:r w:rsidRPr="00F12428">
        <w:rPr>
          <w:rFonts w:asciiTheme="majorHAnsi" w:eastAsia="Cambria" w:hAnsiTheme="majorHAnsi" w:cstheme="majorHAnsi"/>
          <w:i/>
          <w:sz w:val="26"/>
          <w:szCs w:val="26"/>
        </w:rPr>
        <w:t>Nhóm 0</w:t>
      </w:r>
      <w:r w:rsidR="00312C20">
        <w:rPr>
          <w:rFonts w:asciiTheme="majorHAnsi" w:eastAsia="Cambria" w:hAnsiTheme="majorHAnsi" w:cstheme="majorHAnsi"/>
          <w:i/>
          <w:sz w:val="26"/>
          <w:szCs w:val="26"/>
          <w:lang w:val="en-US"/>
        </w:rPr>
        <w:t>4</w:t>
      </w:r>
    </w:p>
    <w:p w14:paraId="149B6294" w14:textId="77777777" w:rsidR="00FE7EA3" w:rsidRPr="00F12428" w:rsidRDefault="00FE7EA3" w:rsidP="00FE7EA3">
      <w:pPr>
        <w:widowControl w:val="0"/>
        <w:pBdr>
          <w:top w:val="none" w:sz="0" w:space="0" w:color="000000"/>
          <w:left w:val="none" w:sz="0" w:space="0" w:color="000000"/>
          <w:bottom w:val="none" w:sz="0" w:space="0" w:color="000000"/>
          <w:right w:val="none" w:sz="0" w:space="0" w:color="000000"/>
          <w:between w:val="none" w:sz="0" w:space="0" w:color="000000"/>
        </w:pBdr>
        <w:spacing w:before="69" w:line="360" w:lineRule="auto"/>
        <w:ind w:left="4481"/>
        <w:rPr>
          <w:rFonts w:asciiTheme="majorHAnsi" w:eastAsia="Cambria" w:hAnsiTheme="majorHAnsi" w:cstheme="majorHAnsi"/>
          <w:i/>
        </w:rPr>
      </w:pPr>
      <w:r w:rsidRPr="00F12428">
        <w:rPr>
          <w:rFonts w:asciiTheme="majorHAnsi" w:eastAsia="Times New Roman" w:hAnsiTheme="majorHAnsi" w:cstheme="majorHAnsi"/>
          <w:b/>
          <w:sz w:val="26"/>
          <w:szCs w:val="26"/>
        </w:rPr>
        <w:t>Học kỳ: 2</w:t>
      </w:r>
    </w:p>
    <w:p w14:paraId="2821832F" w14:textId="77777777" w:rsidR="00FE7EA3" w:rsidRPr="00F12428" w:rsidRDefault="00FE7EA3" w:rsidP="00FE7EA3">
      <w:pPr>
        <w:widowControl w:val="0"/>
        <w:spacing w:before="69" w:line="360" w:lineRule="auto"/>
        <w:ind w:left="4481"/>
        <w:rPr>
          <w:rFonts w:asciiTheme="majorHAnsi" w:eastAsia="Cambria" w:hAnsiTheme="majorHAnsi" w:cstheme="majorHAnsi"/>
          <w:i/>
        </w:rPr>
      </w:pPr>
      <w:r w:rsidRPr="00F12428">
        <w:rPr>
          <w:rFonts w:asciiTheme="majorHAnsi" w:eastAsia="Cambria" w:hAnsiTheme="majorHAnsi" w:cstheme="majorHAnsi"/>
          <w:b/>
          <w:sz w:val="26"/>
          <w:szCs w:val="26"/>
        </w:rPr>
        <w:t xml:space="preserve">Năm học: </w:t>
      </w:r>
      <w:r w:rsidRPr="00F12428">
        <w:rPr>
          <w:rFonts w:asciiTheme="majorHAnsi" w:eastAsia="Cambria" w:hAnsiTheme="majorHAnsi" w:cstheme="majorHAnsi"/>
          <w:i/>
          <w:sz w:val="26"/>
          <w:szCs w:val="26"/>
        </w:rPr>
        <w:t>2023 - 2024</w:t>
      </w:r>
    </w:p>
    <w:p w14:paraId="6284EEF6" w14:textId="3955C12E" w:rsidR="00FE7EA3" w:rsidRDefault="00FE7EA3" w:rsidP="00FC1EB1">
      <w:pPr>
        <w:ind w:hanging="426"/>
        <w:jc w:val="center"/>
        <w:rPr>
          <w:rFonts w:eastAsia="Times New Roman" w:cs="Times New Roman"/>
          <w:sz w:val="26"/>
          <w:szCs w:val="26"/>
        </w:rPr>
      </w:pPr>
      <w:r w:rsidRPr="00B4760D">
        <w:rPr>
          <w:sz w:val="32"/>
          <w:szCs w:val="32"/>
        </w:rPr>
        <w:t xml:space="preserve"> </w:t>
      </w:r>
    </w:p>
    <w:p w14:paraId="20D0494E" w14:textId="77777777" w:rsidR="00FE7EA3" w:rsidRDefault="00FE7EA3" w:rsidP="00FE7EA3">
      <w:pPr>
        <w:ind w:left="2160" w:firstLine="534"/>
        <w:jc w:val="both"/>
        <w:rPr>
          <w:rFonts w:eastAsia="Times New Roman" w:cs="Times New Roman"/>
          <w:sz w:val="26"/>
          <w:szCs w:val="26"/>
        </w:rPr>
      </w:pPr>
    </w:p>
    <w:p w14:paraId="097B49A0" w14:textId="3CC9EDF4" w:rsidR="00864554" w:rsidRPr="00DB4D39" w:rsidRDefault="00FE7EA3" w:rsidP="00DB4D39">
      <w:pPr>
        <w:widowControl w:val="0"/>
        <w:spacing w:before="69" w:line="360" w:lineRule="auto"/>
        <w:ind w:right="454"/>
        <w:jc w:val="center"/>
        <w:rPr>
          <w:rFonts w:ascii="Cambria" w:eastAsia="Cambria" w:hAnsi="Cambria" w:cs="Cambria"/>
        </w:rPr>
      </w:pPr>
      <w:r>
        <w:rPr>
          <w:rFonts w:ascii="Cambria" w:eastAsia="Cambria" w:hAnsi="Cambria" w:cs="Cambria"/>
          <w:i/>
          <w:sz w:val="26"/>
          <w:szCs w:val="26"/>
        </w:rPr>
        <w:t>Thành phố Hồ Chí Minh, tháng 5, năm 2024</w:t>
      </w:r>
      <w:bookmarkStart w:id="0" w:name="_Hlk74163950"/>
      <w:bookmarkEnd w:id="0"/>
    </w:p>
    <w:p w14:paraId="2CC1E2DD" w14:textId="48344AA5" w:rsidR="00172908" w:rsidRPr="00923C40" w:rsidRDefault="00172908" w:rsidP="00923C40">
      <w:pPr>
        <w:pStyle w:val="Title"/>
        <w:rPr>
          <w:rStyle w:val="BookTitle"/>
          <w:b/>
          <w:bCs w:val="0"/>
          <w:i w:val="0"/>
          <w:iCs w:val="0"/>
        </w:rPr>
      </w:pPr>
      <w:r w:rsidRPr="00923C40">
        <w:rPr>
          <w:rStyle w:val="BookTitle"/>
          <w:b/>
          <w:bCs w:val="0"/>
          <w:i w:val="0"/>
          <w:iCs w:val="0"/>
        </w:rPr>
        <w:lastRenderedPageBreak/>
        <w:t>L</w:t>
      </w:r>
      <w:r w:rsidR="0015232D" w:rsidRPr="00923C40">
        <w:rPr>
          <w:rStyle w:val="BookTitle"/>
          <w:b/>
          <w:bCs w:val="0"/>
          <w:i w:val="0"/>
          <w:iCs w:val="0"/>
        </w:rPr>
        <w:t xml:space="preserve">ỜI CẢM </w:t>
      </w:r>
      <w:r w:rsidR="0015232D" w:rsidRPr="00923C40">
        <w:rPr>
          <w:rStyle w:val="BookTitle"/>
          <w:b/>
          <w:bCs w:val="0"/>
          <w:i w:val="0"/>
          <w:iCs w:val="0"/>
          <w:spacing w:val="-10"/>
        </w:rPr>
        <w:t>ƠN</w:t>
      </w:r>
    </w:p>
    <w:p w14:paraId="6C60F924" w14:textId="23101C4D" w:rsidR="0073758D" w:rsidRPr="0004757F" w:rsidRDefault="0073758D" w:rsidP="0018353E">
      <w:pPr>
        <w:pStyle w:val="NormalWeb"/>
        <w:spacing w:before="180" w:after="180" w:line="360" w:lineRule="auto"/>
        <w:ind w:left="-270" w:firstLine="900"/>
        <w:jc w:val="both"/>
        <w:textAlignment w:val="baseline"/>
        <w:rPr>
          <w:rFonts w:asciiTheme="majorHAnsi" w:hAnsiTheme="majorHAnsi" w:cstheme="majorHAnsi"/>
          <w:color w:val="333333"/>
          <w:sz w:val="26"/>
          <w:szCs w:val="26"/>
        </w:rPr>
      </w:pPr>
      <w:r w:rsidRPr="0004757F">
        <w:rPr>
          <w:rFonts w:asciiTheme="majorHAnsi" w:hAnsiTheme="majorHAnsi" w:cstheme="majorHAnsi"/>
          <w:color w:val="333333"/>
          <w:sz w:val="26"/>
          <w:szCs w:val="26"/>
        </w:rPr>
        <w:t xml:space="preserve">Em xin gửi lời cảm ơn chân thành và sự tri ân sâu sắc đối với các thầy cô của </w:t>
      </w:r>
      <w:r w:rsidR="00DB4D39">
        <w:rPr>
          <w:rFonts w:asciiTheme="majorHAnsi" w:hAnsiTheme="majorHAnsi" w:cstheme="majorHAnsi"/>
          <w:color w:val="333333"/>
          <w:sz w:val="26"/>
          <w:szCs w:val="26"/>
        </w:rPr>
        <w:t>Trường Đại học Sư phạm Kỹ thuật TP Hồ Chí Minh</w:t>
      </w:r>
      <w:r w:rsidRPr="0004757F">
        <w:rPr>
          <w:rFonts w:asciiTheme="majorHAnsi" w:hAnsiTheme="majorHAnsi" w:cstheme="majorHAnsi"/>
          <w:color w:val="333333"/>
          <w:sz w:val="26"/>
          <w:szCs w:val="26"/>
        </w:rPr>
        <w:t xml:space="preserve">, đặc biệt là quý thầy cô </w:t>
      </w:r>
      <w:r w:rsidR="0037586C">
        <w:rPr>
          <w:rFonts w:asciiTheme="majorHAnsi" w:hAnsiTheme="majorHAnsi" w:cstheme="majorHAnsi"/>
          <w:color w:val="333333"/>
          <w:sz w:val="26"/>
          <w:szCs w:val="26"/>
        </w:rPr>
        <w:t>bộ môn</w:t>
      </w:r>
      <w:r w:rsidRPr="0004757F">
        <w:rPr>
          <w:rFonts w:asciiTheme="majorHAnsi" w:hAnsiTheme="majorHAnsi" w:cstheme="majorHAnsi"/>
          <w:color w:val="333333"/>
          <w:sz w:val="26"/>
          <w:szCs w:val="26"/>
        </w:rPr>
        <w:t xml:space="preserve"> Hệ thống </w:t>
      </w:r>
      <w:r w:rsidR="0037586C">
        <w:rPr>
          <w:rFonts w:asciiTheme="majorHAnsi" w:hAnsiTheme="majorHAnsi" w:cstheme="majorHAnsi"/>
          <w:color w:val="333333"/>
          <w:sz w:val="26"/>
          <w:szCs w:val="26"/>
        </w:rPr>
        <w:t>T</w:t>
      </w:r>
      <w:r w:rsidRPr="0004757F">
        <w:rPr>
          <w:rFonts w:asciiTheme="majorHAnsi" w:hAnsiTheme="majorHAnsi" w:cstheme="majorHAnsi"/>
          <w:color w:val="333333"/>
          <w:sz w:val="26"/>
          <w:szCs w:val="26"/>
        </w:rPr>
        <w:t xml:space="preserve">hông tin của trường đã giúp cho chúng em trang bị các kiến thức cơ bản, các kỹ năng thực tế và tạo điều kiện để chúng em có thể hoàn thành đồ án môn học của mình. </w:t>
      </w:r>
    </w:p>
    <w:p w14:paraId="5F42CE4A" w14:textId="4ED4B865" w:rsidR="0073758D" w:rsidRPr="0004757F" w:rsidRDefault="0073758D" w:rsidP="0018353E">
      <w:pPr>
        <w:pStyle w:val="NormalWeb"/>
        <w:spacing w:before="180" w:after="180" w:line="360" w:lineRule="auto"/>
        <w:ind w:left="-270"/>
        <w:jc w:val="both"/>
        <w:textAlignment w:val="baseline"/>
        <w:rPr>
          <w:rFonts w:asciiTheme="majorHAnsi" w:hAnsiTheme="majorHAnsi" w:cstheme="majorHAnsi"/>
          <w:color w:val="333333"/>
          <w:sz w:val="26"/>
          <w:szCs w:val="26"/>
        </w:rPr>
      </w:pPr>
      <w:r w:rsidRPr="0004757F">
        <w:rPr>
          <w:rFonts w:asciiTheme="majorHAnsi" w:hAnsiTheme="majorHAnsi" w:cstheme="majorHAnsi"/>
          <w:color w:val="333333"/>
          <w:sz w:val="26"/>
          <w:szCs w:val="26"/>
        </w:rPr>
        <w:t xml:space="preserve">            Đặc biệt chúng em xin chân thành cảm ơn </w:t>
      </w:r>
      <w:r w:rsidR="0037586C">
        <w:rPr>
          <w:rFonts w:asciiTheme="majorHAnsi" w:hAnsiTheme="majorHAnsi" w:cstheme="majorHAnsi"/>
          <w:color w:val="333333"/>
          <w:sz w:val="26"/>
          <w:szCs w:val="26"/>
        </w:rPr>
        <w:t xml:space="preserve">thầy </w:t>
      </w:r>
      <w:r w:rsidR="001D39B7">
        <w:rPr>
          <w:rFonts w:asciiTheme="majorHAnsi" w:hAnsiTheme="majorHAnsi" w:cstheme="majorHAnsi"/>
          <w:color w:val="333333"/>
          <w:sz w:val="26"/>
          <w:szCs w:val="26"/>
        </w:rPr>
        <w:t>Trần Trọng Bình</w:t>
      </w:r>
      <w:r w:rsidRPr="0004757F">
        <w:rPr>
          <w:rFonts w:asciiTheme="majorHAnsi" w:hAnsiTheme="majorHAnsi" w:cstheme="majorHAnsi"/>
          <w:color w:val="212529"/>
          <w:sz w:val="26"/>
          <w:szCs w:val="26"/>
          <w:shd w:val="clear" w:color="auto" w:fill="FFFFFF"/>
        </w:rPr>
        <w:t xml:space="preserve"> </w:t>
      </w:r>
      <w:r w:rsidRPr="0004757F">
        <w:rPr>
          <w:rFonts w:asciiTheme="majorHAnsi" w:hAnsiTheme="majorHAnsi" w:cstheme="majorHAnsi"/>
          <w:color w:val="333333"/>
          <w:sz w:val="26"/>
          <w:szCs w:val="26"/>
        </w:rPr>
        <w:t>đã nhiệt tình hướng dẫn,</w:t>
      </w:r>
      <w:r w:rsidRPr="0004757F">
        <w:rPr>
          <w:rFonts w:asciiTheme="majorHAnsi" w:hAnsiTheme="majorHAnsi" w:cstheme="majorHAnsi"/>
          <w:sz w:val="26"/>
          <w:szCs w:val="26"/>
        </w:rPr>
        <w:t xml:space="preserve"> </w:t>
      </w:r>
      <w:r w:rsidRPr="0004757F">
        <w:rPr>
          <w:rFonts w:asciiTheme="majorHAnsi" w:hAnsiTheme="majorHAnsi" w:cstheme="majorHAnsi"/>
          <w:color w:val="333333"/>
          <w:sz w:val="26"/>
          <w:szCs w:val="26"/>
        </w:rPr>
        <w:t>quan tâm truyền đạt những kiến thức và kinh nghiệm, trực tiếp hướng dẫn tận tình, sửa chữa và đóng góp ý kiến quý báu cho chúng em trong suốt thời gian học tập để chúng em có thể hoàn thành tốt môn học này.</w:t>
      </w:r>
    </w:p>
    <w:p w14:paraId="20F0E299" w14:textId="3BB060A6" w:rsidR="0073758D" w:rsidRPr="0004757F" w:rsidRDefault="0073758D" w:rsidP="0018353E">
      <w:pPr>
        <w:pStyle w:val="NormalWeb"/>
        <w:spacing w:before="180" w:after="180" w:line="360" w:lineRule="auto"/>
        <w:ind w:left="-270"/>
        <w:jc w:val="both"/>
        <w:textAlignment w:val="baseline"/>
        <w:rPr>
          <w:rFonts w:asciiTheme="majorHAnsi" w:hAnsiTheme="majorHAnsi" w:cstheme="majorHAnsi"/>
          <w:color w:val="333333"/>
          <w:sz w:val="26"/>
          <w:szCs w:val="26"/>
        </w:rPr>
      </w:pPr>
      <w:r w:rsidRPr="0004757F">
        <w:rPr>
          <w:rFonts w:asciiTheme="majorHAnsi" w:hAnsiTheme="majorHAnsi" w:cstheme="majorHAnsi"/>
          <w:color w:val="333333"/>
          <w:sz w:val="26"/>
          <w:szCs w:val="26"/>
        </w:rPr>
        <w:t xml:space="preserve">            </w:t>
      </w:r>
      <w:r w:rsidRPr="0004757F">
        <w:rPr>
          <w:rFonts w:asciiTheme="majorHAnsi" w:eastAsiaTheme="majorEastAsia" w:hAnsiTheme="majorHAnsi" w:cstheme="majorHAnsi"/>
          <w:color w:val="333333"/>
          <w:sz w:val="26"/>
          <w:szCs w:val="26"/>
        </w:rPr>
        <w:t xml:space="preserve">Trong thời gian một học kỳ thực hiện đề tài, nhóm </w:t>
      </w:r>
      <w:r w:rsidR="0037586C">
        <w:rPr>
          <w:rFonts w:asciiTheme="majorHAnsi" w:eastAsiaTheme="majorEastAsia" w:hAnsiTheme="majorHAnsi" w:cstheme="majorHAnsi"/>
          <w:color w:val="333333"/>
          <w:sz w:val="26"/>
          <w:szCs w:val="26"/>
        </w:rPr>
        <w:t>chúng em</w:t>
      </w:r>
      <w:r w:rsidRPr="0004757F">
        <w:rPr>
          <w:rFonts w:asciiTheme="majorHAnsi" w:eastAsiaTheme="majorEastAsia" w:hAnsiTheme="majorHAnsi" w:cstheme="majorHAnsi"/>
          <w:color w:val="333333"/>
          <w:sz w:val="26"/>
          <w:szCs w:val="26"/>
        </w:rPr>
        <w:t xml:space="preserve"> đã vận dụng những</w:t>
      </w:r>
      <w:r w:rsidRPr="0004757F">
        <w:rPr>
          <w:rFonts w:asciiTheme="majorHAnsi" w:hAnsiTheme="majorHAnsi" w:cstheme="majorHAnsi"/>
        </w:rPr>
        <w:br/>
      </w:r>
      <w:r w:rsidRPr="0004757F">
        <w:rPr>
          <w:rFonts w:asciiTheme="majorHAnsi" w:eastAsiaTheme="majorEastAsia" w:hAnsiTheme="majorHAnsi" w:cstheme="majorHAnsi"/>
          <w:color w:val="333333"/>
          <w:sz w:val="26"/>
          <w:szCs w:val="26"/>
        </w:rPr>
        <w:t>kiến thức nền tảng đã tích lũy đồng thời kết hợp với việc học hỏi và nghiên cứu những</w:t>
      </w:r>
      <w:r w:rsidRPr="0004757F">
        <w:rPr>
          <w:rFonts w:asciiTheme="majorHAnsi" w:hAnsiTheme="majorHAnsi" w:cstheme="majorHAnsi"/>
        </w:rPr>
        <w:br/>
      </w:r>
      <w:r w:rsidRPr="0004757F">
        <w:rPr>
          <w:rFonts w:asciiTheme="majorHAnsi" w:eastAsiaTheme="majorEastAsia" w:hAnsiTheme="majorHAnsi" w:cstheme="majorHAnsi"/>
          <w:color w:val="333333"/>
          <w:sz w:val="26"/>
          <w:szCs w:val="26"/>
        </w:rPr>
        <w:t xml:space="preserve">kiến thức mới. Từ đó, nhóm </w:t>
      </w:r>
      <w:r w:rsidR="0037586C">
        <w:rPr>
          <w:rFonts w:asciiTheme="majorHAnsi" w:eastAsiaTheme="majorEastAsia" w:hAnsiTheme="majorHAnsi" w:cstheme="majorHAnsi"/>
          <w:color w:val="333333"/>
          <w:sz w:val="26"/>
          <w:szCs w:val="26"/>
        </w:rPr>
        <w:t>chúng em</w:t>
      </w:r>
      <w:r w:rsidRPr="0004757F">
        <w:rPr>
          <w:rFonts w:asciiTheme="majorHAnsi" w:eastAsiaTheme="majorEastAsia" w:hAnsiTheme="majorHAnsi" w:cstheme="majorHAnsi"/>
          <w:color w:val="333333"/>
          <w:sz w:val="26"/>
          <w:szCs w:val="26"/>
        </w:rPr>
        <w:t xml:space="preserve"> vận dụng tối đa những gì đã thu thập được để hoàn</w:t>
      </w:r>
      <w:r w:rsidRPr="0004757F">
        <w:rPr>
          <w:rFonts w:asciiTheme="majorHAnsi" w:hAnsiTheme="majorHAnsi" w:cstheme="majorHAnsi"/>
        </w:rPr>
        <w:br/>
      </w:r>
      <w:r w:rsidRPr="0004757F">
        <w:rPr>
          <w:rFonts w:asciiTheme="majorHAnsi" w:eastAsiaTheme="majorEastAsia" w:hAnsiTheme="majorHAnsi" w:cstheme="majorHAnsi"/>
          <w:color w:val="333333"/>
          <w:sz w:val="26"/>
          <w:szCs w:val="26"/>
        </w:rPr>
        <w:t>thành một báo cáo</w:t>
      </w:r>
      <w:r w:rsidR="001D39B7">
        <w:rPr>
          <w:rFonts w:asciiTheme="majorHAnsi" w:eastAsiaTheme="majorEastAsia" w:hAnsiTheme="majorHAnsi" w:cstheme="majorHAnsi"/>
          <w:color w:val="333333"/>
          <w:sz w:val="26"/>
          <w:szCs w:val="26"/>
        </w:rPr>
        <w:t xml:space="preserve"> môn học</w:t>
      </w:r>
      <w:r w:rsidRPr="0004757F">
        <w:rPr>
          <w:rFonts w:asciiTheme="majorHAnsi" w:eastAsiaTheme="majorEastAsia" w:hAnsiTheme="majorHAnsi" w:cstheme="majorHAnsi"/>
          <w:color w:val="333333"/>
          <w:sz w:val="26"/>
          <w:szCs w:val="26"/>
        </w:rPr>
        <w:t xml:space="preserve"> tốt nhất. Tuy nhiên, trong quá trình thực hiện, nhóm </w:t>
      </w:r>
      <w:r w:rsidR="0037586C">
        <w:rPr>
          <w:rFonts w:asciiTheme="majorHAnsi" w:eastAsiaTheme="majorEastAsia" w:hAnsiTheme="majorHAnsi" w:cstheme="majorHAnsi"/>
          <w:color w:val="333333"/>
          <w:sz w:val="26"/>
          <w:szCs w:val="26"/>
        </w:rPr>
        <w:t>chúng em</w:t>
      </w:r>
      <w:r w:rsidR="001D39B7">
        <w:rPr>
          <w:rFonts w:asciiTheme="majorHAnsi" w:hAnsiTheme="majorHAnsi" w:cstheme="majorHAnsi"/>
        </w:rPr>
        <w:t xml:space="preserve"> </w:t>
      </w:r>
      <w:r w:rsidRPr="0004757F">
        <w:rPr>
          <w:rFonts w:asciiTheme="majorHAnsi" w:eastAsiaTheme="majorEastAsia" w:hAnsiTheme="majorHAnsi" w:cstheme="majorHAnsi"/>
          <w:color w:val="333333"/>
          <w:sz w:val="26"/>
          <w:szCs w:val="26"/>
        </w:rPr>
        <w:t>không tránh khỏi những thiếu sót. Chính vì vậy, nhóm</w:t>
      </w:r>
      <w:r w:rsidR="0037586C">
        <w:rPr>
          <w:rFonts w:asciiTheme="majorHAnsi" w:eastAsiaTheme="majorEastAsia" w:hAnsiTheme="majorHAnsi" w:cstheme="majorHAnsi"/>
          <w:color w:val="333333"/>
          <w:sz w:val="26"/>
          <w:szCs w:val="26"/>
        </w:rPr>
        <w:t xml:space="preserve"> chúng em</w:t>
      </w:r>
      <w:r w:rsidRPr="0004757F">
        <w:rPr>
          <w:rFonts w:asciiTheme="majorHAnsi" w:eastAsiaTheme="majorEastAsia" w:hAnsiTheme="majorHAnsi" w:cstheme="majorHAnsi"/>
          <w:color w:val="333333"/>
          <w:sz w:val="26"/>
          <w:szCs w:val="26"/>
        </w:rPr>
        <w:t xml:space="preserve"> rất mong nhận được</w:t>
      </w:r>
      <w:r w:rsidRPr="0004757F">
        <w:rPr>
          <w:rFonts w:asciiTheme="majorHAnsi" w:hAnsiTheme="majorHAnsi" w:cstheme="majorHAnsi"/>
        </w:rPr>
        <w:br/>
      </w:r>
      <w:r w:rsidRPr="0004757F">
        <w:rPr>
          <w:rFonts w:asciiTheme="majorHAnsi" w:eastAsiaTheme="majorEastAsia" w:hAnsiTheme="majorHAnsi" w:cstheme="majorHAnsi"/>
          <w:color w:val="333333"/>
          <w:sz w:val="26"/>
          <w:szCs w:val="26"/>
        </w:rPr>
        <w:t xml:space="preserve">những sự góp ý từ phía </w:t>
      </w:r>
      <w:r w:rsidRPr="0004757F">
        <w:rPr>
          <w:rFonts w:asciiTheme="majorHAnsi" w:hAnsiTheme="majorHAnsi" w:cstheme="majorHAnsi"/>
          <w:color w:val="333333"/>
          <w:sz w:val="26"/>
          <w:szCs w:val="26"/>
        </w:rPr>
        <w:t>Thầy/Cô</w:t>
      </w:r>
      <w:r w:rsidRPr="0004757F">
        <w:rPr>
          <w:rFonts w:asciiTheme="majorHAnsi" w:eastAsiaTheme="majorEastAsia" w:hAnsiTheme="majorHAnsi" w:cstheme="majorHAnsi"/>
          <w:color w:val="333333"/>
          <w:sz w:val="26"/>
          <w:szCs w:val="26"/>
        </w:rPr>
        <w:t xml:space="preserve"> nhằm hoàn thiện những kiến thức mà nhóm </w:t>
      </w:r>
      <w:r w:rsidR="0037586C">
        <w:rPr>
          <w:rFonts w:asciiTheme="majorHAnsi" w:eastAsiaTheme="majorEastAsia" w:hAnsiTheme="majorHAnsi" w:cstheme="majorHAnsi"/>
          <w:color w:val="333333"/>
          <w:sz w:val="26"/>
          <w:szCs w:val="26"/>
        </w:rPr>
        <w:t>chúng em</w:t>
      </w:r>
      <w:r w:rsidRPr="0004757F">
        <w:rPr>
          <w:rFonts w:asciiTheme="majorHAnsi" w:eastAsiaTheme="majorEastAsia" w:hAnsiTheme="majorHAnsi" w:cstheme="majorHAnsi"/>
          <w:color w:val="333333"/>
          <w:sz w:val="26"/>
          <w:szCs w:val="26"/>
        </w:rPr>
        <w:t xml:space="preserve"> đã học</w:t>
      </w:r>
      <w:r w:rsidRPr="0004757F">
        <w:rPr>
          <w:rFonts w:asciiTheme="majorHAnsi" w:hAnsiTheme="majorHAnsi" w:cstheme="majorHAnsi"/>
          <w:color w:val="333333"/>
          <w:sz w:val="26"/>
          <w:szCs w:val="26"/>
        </w:rPr>
        <w:t xml:space="preserve"> </w:t>
      </w:r>
      <w:r w:rsidRPr="0004757F">
        <w:rPr>
          <w:rFonts w:asciiTheme="majorHAnsi" w:eastAsiaTheme="majorEastAsia" w:hAnsiTheme="majorHAnsi" w:cstheme="majorHAnsi"/>
          <w:color w:val="333333"/>
          <w:sz w:val="26"/>
          <w:szCs w:val="26"/>
        </w:rPr>
        <w:t>tập và là hành trang để nhóm tác giả thực hiện tiếp các đề tài khác trong tương lai.</w:t>
      </w:r>
    </w:p>
    <w:p w14:paraId="5431C8C5" w14:textId="48344AA5" w:rsidR="0073758D" w:rsidRPr="0004757F" w:rsidRDefault="0073758D" w:rsidP="0018353E">
      <w:pPr>
        <w:pStyle w:val="NormalWeb"/>
        <w:spacing w:before="180" w:after="180" w:line="360" w:lineRule="auto"/>
        <w:ind w:left="-270"/>
        <w:jc w:val="both"/>
        <w:textAlignment w:val="baseline"/>
        <w:rPr>
          <w:rFonts w:asciiTheme="majorHAnsi" w:hAnsiTheme="majorHAnsi" w:cstheme="majorHAnsi"/>
          <w:color w:val="333333"/>
          <w:sz w:val="26"/>
          <w:szCs w:val="26"/>
        </w:rPr>
      </w:pPr>
      <w:r w:rsidRPr="0004757F">
        <w:rPr>
          <w:rFonts w:asciiTheme="majorHAnsi" w:hAnsiTheme="majorHAnsi" w:cstheme="majorHAnsi"/>
          <w:color w:val="333333"/>
          <w:sz w:val="26"/>
          <w:szCs w:val="26"/>
        </w:rPr>
        <w:t>Nhóm chúng em xin chân thành cảm ơn!</w:t>
      </w:r>
    </w:p>
    <w:p w14:paraId="14F00875" w14:textId="77777777" w:rsidR="0073758D" w:rsidRPr="0004757F" w:rsidRDefault="0073758D" w:rsidP="0018353E">
      <w:pPr>
        <w:pStyle w:val="NormalWeb"/>
        <w:spacing w:before="180" w:after="180" w:line="360" w:lineRule="auto"/>
        <w:ind w:left="-270"/>
        <w:jc w:val="both"/>
        <w:textAlignment w:val="baseline"/>
        <w:rPr>
          <w:rFonts w:asciiTheme="majorHAnsi" w:hAnsiTheme="majorHAnsi" w:cstheme="majorHAnsi"/>
          <w:b/>
          <w:bCs/>
          <w:i/>
          <w:iCs/>
          <w:color w:val="333333"/>
          <w:sz w:val="26"/>
          <w:szCs w:val="26"/>
        </w:rPr>
      </w:pPr>
      <w:r w:rsidRPr="0004757F">
        <w:rPr>
          <w:rFonts w:asciiTheme="majorHAnsi" w:hAnsiTheme="majorHAnsi" w:cstheme="majorHAnsi"/>
          <w:color w:val="333333"/>
          <w:sz w:val="26"/>
          <w:szCs w:val="26"/>
        </w:rPr>
        <w:tab/>
      </w:r>
      <w:r w:rsidRPr="0004757F">
        <w:rPr>
          <w:rFonts w:asciiTheme="majorHAnsi" w:hAnsiTheme="majorHAnsi" w:cstheme="majorHAnsi"/>
          <w:color w:val="333333"/>
          <w:sz w:val="26"/>
          <w:szCs w:val="26"/>
        </w:rPr>
        <w:tab/>
      </w:r>
      <w:r w:rsidRPr="0004757F">
        <w:rPr>
          <w:rFonts w:asciiTheme="majorHAnsi" w:hAnsiTheme="majorHAnsi" w:cstheme="majorHAnsi"/>
          <w:color w:val="333333"/>
          <w:sz w:val="26"/>
          <w:szCs w:val="26"/>
        </w:rPr>
        <w:tab/>
      </w:r>
      <w:r w:rsidRPr="0004757F">
        <w:rPr>
          <w:rFonts w:asciiTheme="majorHAnsi" w:hAnsiTheme="majorHAnsi" w:cstheme="majorHAnsi"/>
          <w:color w:val="333333"/>
          <w:sz w:val="26"/>
          <w:szCs w:val="26"/>
        </w:rPr>
        <w:tab/>
      </w:r>
      <w:r w:rsidRPr="0004757F">
        <w:rPr>
          <w:rFonts w:asciiTheme="majorHAnsi" w:hAnsiTheme="majorHAnsi" w:cstheme="majorHAnsi"/>
          <w:color w:val="333333"/>
          <w:sz w:val="26"/>
          <w:szCs w:val="26"/>
        </w:rPr>
        <w:tab/>
      </w:r>
      <w:r w:rsidRPr="0004757F">
        <w:rPr>
          <w:rFonts w:asciiTheme="majorHAnsi" w:hAnsiTheme="majorHAnsi" w:cstheme="majorHAnsi"/>
          <w:color w:val="333333"/>
          <w:sz w:val="26"/>
          <w:szCs w:val="26"/>
        </w:rPr>
        <w:tab/>
      </w:r>
      <w:r w:rsidRPr="0004757F">
        <w:rPr>
          <w:rFonts w:asciiTheme="majorHAnsi" w:hAnsiTheme="majorHAnsi" w:cstheme="majorHAnsi"/>
          <w:color w:val="333333"/>
          <w:sz w:val="26"/>
          <w:szCs w:val="26"/>
        </w:rPr>
        <w:tab/>
      </w:r>
      <w:r w:rsidRPr="0004757F">
        <w:rPr>
          <w:rFonts w:asciiTheme="majorHAnsi" w:hAnsiTheme="majorHAnsi" w:cstheme="majorHAnsi"/>
          <w:color w:val="333333"/>
          <w:sz w:val="26"/>
          <w:szCs w:val="26"/>
        </w:rPr>
        <w:tab/>
      </w:r>
      <w:r w:rsidRPr="0004757F">
        <w:rPr>
          <w:rFonts w:asciiTheme="majorHAnsi" w:hAnsiTheme="majorHAnsi" w:cstheme="majorHAnsi"/>
          <w:color w:val="333333"/>
          <w:sz w:val="26"/>
          <w:szCs w:val="26"/>
        </w:rPr>
        <w:tab/>
      </w:r>
      <w:r w:rsidRPr="0004757F">
        <w:rPr>
          <w:rFonts w:asciiTheme="majorHAnsi" w:hAnsiTheme="majorHAnsi" w:cstheme="majorHAnsi"/>
          <w:color w:val="333333"/>
          <w:sz w:val="26"/>
          <w:szCs w:val="26"/>
        </w:rPr>
        <w:tab/>
      </w:r>
      <w:r w:rsidRPr="0004757F">
        <w:rPr>
          <w:rFonts w:asciiTheme="majorHAnsi" w:hAnsiTheme="majorHAnsi" w:cstheme="majorHAnsi"/>
          <w:b/>
          <w:bCs/>
          <w:i/>
          <w:iCs/>
          <w:color w:val="333333"/>
          <w:sz w:val="26"/>
          <w:szCs w:val="26"/>
        </w:rPr>
        <w:t>Nhóm thực hiện</w:t>
      </w:r>
    </w:p>
    <w:p w14:paraId="27375A9B" w14:textId="48344AA5" w:rsidR="00951884" w:rsidRPr="0004757F" w:rsidRDefault="00951884" w:rsidP="0018353E">
      <w:pPr>
        <w:spacing w:line="360" w:lineRule="auto"/>
        <w:rPr>
          <w:rStyle w:val="BookTitle"/>
          <w:rFonts w:asciiTheme="majorHAnsi" w:eastAsia="Times New Roman" w:hAnsiTheme="majorHAnsi" w:cstheme="majorHAnsi"/>
          <w:b w:val="0"/>
          <w:bCs w:val="0"/>
          <w:i w:val="0"/>
          <w:iCs w:val="0"/>
          <w:color w:val="4471C4"/>
          <w:sz w:val="36"/>
          <w:szCs w:val="36"/>
          <w:lang w:val="en-US"/>
        </w:rPr>
      </w:pPr>
    </w:p>
    <w:p w14:paraId="33C29AB2" w14:textId="48344AA5" w:rsidR="0073758D" w:rsidRPr="0004757F" w:rsidRDefault="0073758D" w:rsidP="0018353E">
      <w:pPr>
        <w:spacing w:line="360" w:lineRule="auto"/>
        <w:rPr>
          <w:rStyle w:val="BookTitle"/>
          <w:rFonts w:asciiTheme="majorHAnsi" w:eastAsia="Times New Roman" w:hAnsiTheme="majorHAnsi" w:cstheme="majorHAnsi"/>
          <w:b w:val="0"/>
          <w:bCs w:val="0"/>
          <w:i w:val="0"/>
          <w:iCs w:val="0"/>
          <w:color w:val="4471C4"/>
          <w:sz w:val="36"/>
          <w:szCs w:val="36"/>
          <w:lang w:val="en-US"/>
        </w:rPr>
      </w:pPr>
    </w:p>
    <w:p w14:paraId="4DC59979" w14:textId="77777777" w:rsidR="00965396" w:rsidRPr="0004757F" w:rsidRDefault="00965396" w:rsidP="0018353E">
      <w:pPr>
        <w:spacing w:line="360" w:lineRule="auto"/>
        <w:rPr>
          <w:rStyle w:val="BookTitle"/>
          <w:rFonts w:asciiTheme="majorHAnsi" w:eastAsia="Times New Roman" w:hAnsiTheme="majorHAnsi" w:cstheme="majorHAnsi"/>
          <w:b w:val="0"/>
          <w:bCs w:val="0"/>
          <w:i w:val="0"/>
          <w:iCs w:val="0"/>
          <w:color w:val="4471C4"/>
          <w:sz w:val="36"/>
          <w:szCs w:val="36"/>
          <w:lang w:val="en-US"/>
        </w:rPr>
      </w:pPr>
    </w:p>
    <w:p w14:paraId="09AF17A1" w14:textId="68498F56" w:rsidR="0073758D" w:rsidRDefault="0073758D" w:rsidP="0018353E">
      <w:pPr>
        <w:spacing w:line="360" w:lineRule="auto"/>
        <w:rPr>
          <w:rStyle w:val="BookTitle"/>
          <w:rFonts w:asciiTheme="majorHAnsi" w:eastAsia="Times New Roman" w:hAnsiTheme="majorHAnsi" w:cstheme="majorHAnsi"/>
          <w:b w:val="0"/>
          <w:bCs w:val="0"/>
          <w:i w:val="0"/>
          <w:iCs w:val="0"/>
          <w:color w:val="4471C4"/>
          <w:sz w:val="36"/>
          <w:szCs w:val="36"/>
          <w:lang w:val="en-US"/>
        </w:rPr>
      </w:pPr>
    </w:p>
    <w:p w14:paraId="690CB34D" w14:textId="77777777" w:rsidR="0037586C" w:rsidRPr="0004757F" w:rsidRDefault="0037586C" w:rsidP="0018353E">
      <w:pPr>
        <w:spacing w:line="360" w:lineRule="auto"/>
        <w:rPr>
          <w:rStyle w:val="BookTitle"/>
          <w:rFonts w:asciiTheme="majorHAnsi" w:eastAsia="Times New Roman" w:hAnsiTheme="majorHAnsi" w:cstheme="majorHAnsi"/>
          <w:b w:val="0"/>
          <w:bCs w:val="0"/>
          <w:i w:val="0"/>
          <w:iCs w:val="0"/>
          <w:color w:val="4471C4"/>
          <w:sz w:val="36"/>
          <w:szCs w:val="36"/>
          <w:lang w:val="en-US"/>
        </w:rPr>
      </w:pPr>
    </w:p>
    <w:p w14:paraId="2B7BD33B" w14:textId="44E8C244" w:rsidR="004D56DB" w:rsidRPr="0037586C" w:rsidRDefault="004D56DB" w:rsidP="0037586C">
      <w:pPr>
        <w:spacing w:before="88" w:line="360" w:lineRule="auto"/>
        <w:ind w:right="-540"/>
        <w:rPr>
          <w:rFonts w:asciiTheme="majorHAnsi" w:hAnsiTheme="majorHAnsi" w:cstheme="majorHAnsi"/>
          <w:b/>
          <w:color w:val="2E74B5" w:themeColor="accent5" w:themeShade="BF"/>
          <w:sz w:val="36"/>
          <w:szCs w:val="36"/>
          <w:lang w:val="en-US"/>
        </w:rPr>
      </w:pPr>
    </w:p>
    <w:tbl>
      <w:tblPr>
        <w:tblW w:w="10470" w:type="dxa"/>
        <w:tblInd w:w="-540" w:type="dxa"/>
        <w:tblLook w:val="04A0" w:firstRow="1" w:lastRow="0" w:firstColumn="1" w:lastColumn="0" w:noHBand="0" w:noVBand="1"/>
      </w:tblPr>
      <w:tblGrid>
        <w:gridCol w:w="5249"/>
        <w:gridCol w:w="5221"/>
      </w:tblGrid>
      <w:tr w:rsidR="0037586C" w:rsidRPr="0037586C" w14:paraId="18C90331" w14:textId="77777777" w:rsidTr="0046559B">
        <w:trPr>
          <w:trHeight w:val="1266"/>
        </w:trPr>
        <w:tc>
          <w:tcPr>
            <w:tcW w:w="5249" w:type="dxa"/>
          </w:tcPr>
          <w:p w14:paraId="76A9FE52" w14:textId="77777777" w:rsidR="0037586C" w:rsidRPr="00463C3E" w:rsidRDefault="0037586C" w:rsidP="0046559B">
            <w:pPr>
              <w:spacing w:after="0"/>
              <w:jc w:val="center"/>
              <w:rPr>
                <w:rFonts w:asciiTheme="majorHAnsi" w:hAnsiTheme="majorHAnsi" w:cstheme="majorHAnsi"/>
                <w:sz w:val="23"/>
                <w:szCs w:val="23"/>
              </w:rPr>
            </w:pPr>
            <w:r w:rsidRPr="00463C3E">
              <w:rPr>
                <w:rFonts w:asciiTheme="majorHAnsi" w:hAnsiTheme="majorHAnsi" w:cstheme="majorHAnsi"/>
                <w:sz w:val="23"/>
                <w:szCs w:val="23"/>
              </w:rPr>
              <w:lastRenderedPageBreak/>
              <w:t>BỘ GIÁO DỤC VÀ ĐÀO TẠO</w:t>
            </w:r>
          </w:p>
          <w:p w14:paraId="728E88A5" w14:textId="77777777" w:rsidR="0037586C" w:rsidRPr="00463C3E" w:rsidRDefault="0037586C" w:rsidP="0046559B">
            <w:pPr>
              <w:spacing w:after="0"/>
              <w:jc w:val="center"/>
              <w:rPr>
                <w:rFonts w:asciiTheme="majorHAnsi" w:hAnsiTheme="majorHAnsi" w:cstheme="majorHAnsi"/>
                <w:b/>
                <w:sz w:val="23"/>
                <w:szCs w:val="23"/>
              </w:rPr>
            </w:pPr>
            <w:r w:rsidRPr="00463C3E">
              <w:rPr>
                <w:rFonts w:asciiTheme="majorHAnsi" w:hAnsiTheme="majorHAnsi" w:cstheme="majorHAnsi"/>
                <w:b/>
                <w:sz w:val="23"/>
                <w:szCs w:val="23"/>
              </w:rPr>
              <w:t>TRƯỜNG ĐẠI HỌC SƯ PHẠM KỸ THUẬT</w:t>
            </w:r>
          </w:p>
          <w:p w14:paraId="611D21B1" w14:textId="77777777" w:rsidR="0037586C" w:rsidRPr="00463C3E" w:rsidRDefault="0037586C" w:rsidP="0046559B">
            <w:pPr>
              <w:spacing w:after="0"/>
              <w:jc w:val="center"/>
              <w:rPr>
                <w:rFonts w:asciiTheme="majorHAnsi" w:hAnsiTheme="majorHAnsi" w:cstheme="majorHAnsi"/>
                <w:b/>
                <w:sz w:val="23"/>
                <w:szCs w:val="23"/>
              </w:rPr>
            </w:pPr>
            <w:r w:rsidRPr="00463C3E">
              <w:rPr>
                <w:rFonts w:asciiTheme="majorHAnsi" w:hAnsiTheme="majorHAnsi" w:cstheme="majorHAnsi"/>
                <w:b/>
                <w:sz w:val="23"/>
                <w:szCs w:val="23"/>
              </w:rPr>
              <w:t>THÀNH PHỐ HỒ CHÍ MINH</w:t>
            </w:r>
          </w:p>
          <w:p w14:paraId="35A277F7" w14:textId="77777777" w:rsidR="0037586C" w:rsidRPr="00463C3E" w:rsidRDefault="0037586C" w:rsidP="0046559B">
            <w:pPr>
              <w:spacing w:after="0"/>
              <w:rPr>
                <w:rFonts w:asciiTheme="majorHAnsi" w:hAnsiTheme="majorHAnsi" w:cstheme="majorHAnsi"/>
                <w:sz w:val="23"/>
                <w:szCs w:val="23"/>
              </w:rPr>
            </w:pPr>
            <w:r w:rsidRPr="00463C3E">
              <w:rPr>
                <w:rFonts w:asciiTheme="majorHAnsi" w:hAnsiTheme="majorHAnsi" w:cstheme="majorHAnsi"/>
                <w:b/>
                <w:noProof/>
                <w:sz w:val="23"/>
                <w:szCs w:val="23"/>
              </w:rPr>
              <mc:AlternateContent>
                <mc:Choice Requires="wps">
                  <w:drawing>
                    <wp:anchor distT="0" distB="0" distL="114300" distR="114300" simplePos="0" relativeHeight="251658246" behindDoc="0" locked="0" layoutInCell="1" allowOverlap="1" wp14:anchorId="6C0E3D32" wp14:editId="794E8F3C">
                      <wp:simplePos x="0" y="0"/>
                      <wp:positionH relativeFrom="column">
                        <wp:posOffset>955040</wp:posOffset>
                      </wp:positionH>
                      <wp:positionV relativeFrom="paragraph">
                        <wp:posOffset>3810</wp:posOffset>
                      </wp:positionV>
                      <wp:extent cx="1121410" cy="0"/>
                      <wp:effectExtent l="0" t="0" r="0" b="0"/>
                      <wp:wrapNone/>
                      <wp:docPr id="223" name="Straight Arrow Connector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14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E5A07C" id="_x0000_t32" coordsize="21600,21600" o:spt="32" o:oned="t" path="m,l21600,21600e" filled="f">
                      <v:path arrowok="t" fillok="f" o:connecttype="none"/>
                      <o:lock v:ext="edit" shapetype="t"/>
                    </v:shapetype>
                    <v:shape id="Straight Arrow Connector 223" o:spid="_x0000_s1026" type="#_x0000_t32" style="position:absolute;margin-left:75.2pt;margin-top:.3pt;width:88.3pt;height:0;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"/>
                  </w:pict>
                </mc:Fallback>
              </mc:AlternateContent>
            </w:r>
          </w:p>
        </w:tc>
        <w:tc>
          <w:tcPr>
            <w:tcW w:w="5221" w:type="dxa"/>
          </w:tcPr>
          <w:p w14:paraId="34E11174" w14:textId="6A5FB095" w:rsidR="0037586C" w:rsidRPr="00463C3E" w:rsidRDefault="0037586C" w:rsidP="00463C3E">
            <w:pPr>
              <w:spacing w:after="0"/>
              <w:rPr>
                <w:rFonts w:asciiTheme="majorHAnsi" w:hAnsiTheme="majorHAnsi" w:cstheme="majorHAnsi"/>
                <w:b/>
                <w:sz w:val="23"/>
                <w:szCs w:val="23"/>
              </w:rPr>
            </w:pPr>
            <w:r w:rsidRPr="00463C3E">
              <w:rPr>
                <w:rFonts w:asciiTheme="majorHAnsi" w:hAnsiTheme="majorHAnsi" w:cstheme="majorHAnsi"/>
                <w:b/>
                <w:sz w:val="23"/>
                <w:szCs w:val="23"/>
              </w:rPr>
              <w:t>CỘNG HÒA XÃ HỘI CHỦ NGHĨA VIỆT</w:t>
            </w:r>
            <w:r w:rsidR="00463C3E">
              <w:rPr>
                <w:rFonts w:asciiTheme="majorHAnsi" w:hAnsiTheme="majorHAnsi" w:cstheme="majorHAnsi"/>
                <w:b/>
                <w:sz w:val="23"/>
                <w:szCs w:val="23"/>
                <w:lang w:val="en-US"/>
              </w:rPr>
              <w:t xml:space="preserve"> </w:t>
            </w:r>
            <w:r w:rsidRPr="00463C3E">
              <w:rPr>
                <w:rFonts w:asciiTheme="majorHAnsi" w:hAnsiTheme="majorHAnsi" w:cstheme="majorHAnsi"/>
                <w:b/>
                <w:sz w:val="23"/>
                <w:szCs w:val="23"/>
              </w:rPr>
              <w:t>NAM</w:t>
            </w:r>
          </w:p>
          <w:p w14:paraId="396756FF" w14:textId="77777777" w:rsidR="0037586C" w:rsidRPr="00463C3E" w:rsidRDefault="0037586C" w:rsidP="0046559B">
            <w:pPr>
              <w:spacing w:after="0"/>
              <w:jc w:val="center"/>
              <w:rPr>
                <w:rFonts w:asciiTheme="majorHAnsi" w:hAnsiTheme="majorHAnsi" w:cstheme="majorHAnsi"/>
                <w:b/>
                <w:sz w:val="23"/>
                <w:szCs w:val="23"/>
              </w:rPr>
            </w:pPr>
            <w:r w:rsidRPr="00463C3E">
              <w:rPr>
                <w:rFonts w:asciiTheme="majorHAnsi" w:hAnsiTheme="majorHAnsi" w:cstheme="majorHAnsi"/>
                <w:b/>
                <w:noProof/>
                <w:sz w:val="23"/>
                <w:szCs w:val="23"/>
              </w:rPr>
              <mc:AlternateContent>
                <mc:Choice Requires="wps">
                  <w:drawing>
                    <wp:anchor distT="0" distB="0" distL="114300" distR="114300" simplePos="0" relativeHeight="251658247" behindDoc="0" locked="0" layoutInCell="1" allowOverlap="1" wp14:anchorId="55D9FC8A" wp14:editId="26BA0AD5">
                      <wp:simplePos x="0" y="0"/>
                      <wp:positionH relativeFrom="column">
                        <wp:posOffset>710760</wp:posOffset>
                      </wp:positionH>
                      <wp:positionV relativeFrom="paragraph">
                        <wp:posOffset>236611</wp:posOffset>
                      </wp:positionV>
                      <wp:extent cx="1743075" cy="0"/>
                      <wp:effectExtent l="0" t="0" r="0" b="0"/>
                      <wp:wrapNone/>
                      <wp:docPr id="332" name="Straight Arrow Connector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77F05C" id="Straight Arrow Connector 332" o:spid="_x0000_s1026" type="#_x0000_t32" style="position:absolute;margin-left:55.95pt;margin-top:18.65pt;width:137.25pt;height:0;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"/>
                  </w:pict>
                </mc:Fallback>
              </mc:AlternateContent>
            </w:r>
            <w:r w:rsidRPr="00463C3E">
              <w:rPr>
                <w:rFonts w:asciiTheme="majorHAnsi" w:hAnsiTheme="majorHAnsi" w:cstheme="majorHAnsi"/>
                <w:b/>
                <w:sz w:val="23"/>
                <w:szCs w:val="23"/>
              </w:rPr>
              <w:t>Độc lập – Tự do – Hạnh phúc</w:t>
            </w:r>
          </w:p>
          <w:p w14:paraId="4C8155E5" w14:textId="77777777" w:rsidR="0037586C" w:rsidRPr="00463C3E" w:rsidRDefault="0037586C" w:rsidP="0046559B">
            <w:pPr>
              <w:spacing w:after="0"/>
              <w:jc w:val="center"/>
              <w:rPr>
                <w:rFonts w:asciiTheme="majorHAnsi" w:hAnsiTheme="majorHAnsi" w:cstheme="majorHAnsi"/>
                <w:b/>
                <w:sz w:val="23"/>
                <w:szCs w:val="23"/>
              </w:rPr>
            </w:pPr>
          </w:p>
        </w:tc>
      </w:tr>
    </w:tbl>
    <w:p w14:paraId="728C2FD6" w14:textId="77777777" w:rsidR="0037586C" w:rsidRPr="0037586C" w:rsidRDefault="0037586C" w:rsidP="0037586C">
      <w:pPr>
        <w:rPr>
          <w:rFonts w:asciiTheme="majorHAnsi" w:hAnsiTheme="majorHAnsi" w:cstheme="majorHAnsi"/>
          <w:b/>
          <w:bCs/>
          <w:lang w:eastAsia="ja-JP"/>
        </w:rPr>
      </w:pPr>
    </w:p>
    <w:p w14:paraId="07141810" w14:textId="30717ACE" w:rsidR="0037586C" w:rsidRPr="0037586C" w:rsidRDefault="0037586C" w:rsidP="00923C40">
      <w:pPr>
        <w:pStyle w:val="Title"/>
      </w:pPr>
      <w:r w:rsidRPr="0037586C">
        <w:t>NHẬN XÉT CỦA GIẢNG VIÊN HƯỚNG DẪN</w:t>
      </w:r>
    </w:p>
    <w:p w14:paraId="0C80EAFC" w14:textId="77777777" w:rsidR="0037586C" w:rsidRPr="0037586C" w:rsidRDefault="0037586C" w:rsidP="0037586C">
      <w:pPr>
        <w:rPr>
          <w:rFonts w:asciiTheme="majorHAnsi" w:hAnsiTheme="majorHAnsi" w:cstheme="majorHAnsi"/>
          <w:lang w:val="en-US" w:eastAsia="ja-JP"/>
        </w:rPr>
      </w:pPr>
    </w:p>
    <w:p w14:paraId="28EBBFE8" w14:textId="77777777" w:rsidR="0037586C" w:rsidRPr="0037586C" w:rsidRDefault="0037586C" w:rsidP="0037586C">
      <w:pPr>
        <w:rPr>
          <w:rFonts w:asciiTheme="majorHAnsi" w:hAnsiTheme="majorHAnsi" w:cstheme="majorHAnsi"/>
          <w:b/>
          <w:bCs/>
          <w:szCs w:val="28"/>
          <w:lang w:eastAsia="ja-JP"/>
        </w:rPr>
      </w:pPr>
      <w:r w:rsidRPr="0037586C">
        <w:rPr>
          <w:rFonts w:asciiTheme="majorHAnsi" w:hAnsiTheme="majorHAnsi" w:cstheme="majorHAnsi"/>
          <w:b/>
          <w:bCs/>
          <w:szCs w:val="28"/>
          <w:lang w:eastAsia="ja-JP"/>
        </w:rPr>
        <w:t>Họ và tên sinh viên thực hiện</w:t>
      </w:r>
    </w:p>
    <w:p w14:paraId="772DF38E" w14:textId="77777777" w:rsidR="0037586C" w:rsidRPr="0037586C" w:rsidRDefault="0037586C" w:rsidP="00287E4B">
      <w:pPr>
        <w:pStyle w:val="ListParagraph"/>
        <w:numPr>
          <w:ilvl w:val="0"/>
          <w:numId w:val="9"/>
        </w:numPr>
        <w:spacing w:line="360" w:lineRule="auto"/>
        <w:jc w:val="both"/>
        <w:rPr>
          <w:rFonts w:asciiTheme="majorHAnsi" w:hAnsiTheme="majorHAnsi" w:cstheme="majorHAnsi"/>
          <w:noProof/>
          <w:szCs w:val="28"/>
        </w:rPr>
      </w:pPr>
      <w:r w:rsidRPr="0037586C">
        <w:rPr>
          <w:rFonts w:asciiTheme="majorHAnsi" w:hAnsiTheme="majorHAnsi" w:cstheme="majorHAnsi"/>
          <w:noProof/>
          <w:szCs w:val="28"/>
        </w:rPr>
        <w:t>Ngô Thanh Thanh - 21110643</w:t>
      </w:r>
    </w:p>
    <w:p w14:paraId="38E58B58" w14:textId="77777777" w:rsidR="0037586C" w:rsidRPr="0037586C" w:rsidRDefault="0037586C" w:rsidP="00287E4B">
      <w:pPr>
        <w:pStyle w:val="ListParagraph"/>
        <w:numPr>
          <w:ilvl w:val="0"/>
          <w:numId w:val="9"/>
        </w:numPr>
        <w:spacing w:line="360" w:lineRule="auto"/>
        <w:jc w:val="both"/>
        <w:rPr>
          <w:rFonts w:asciiTheme="majorHAnsi" w:hAnsiTheme="majorHAnsi" w:cstheme="majorHAnsi"/>
          <w:noProof/>
          <w:szCs w:val="28"/>
        </w:rPr>
      </w:pPr>
      <w:r w:rsidRPr="0037586C">
        <w:rPr>
          <w:rFonts w:asciiTheme="majorHAnsi" w:hAnsiTheme="majorHAnsi" w:cstheme="majorHAnsi"/>
          <w:noProof/>
          <w:szCs w:val="28"/>
        </w:rPr>
        <w:t>Vũ Thị Bích Ngọc – 21110905</w:t>
      </w:r>
    </w:p>
    <w:p w14:paraId="591F7314" w14:textId="77777777" w:rsidR="0037586C" w:rsidRPr="0037586C" w:rsidRDefault="0037586C" w:rsidP="00287E4B">
      <w:pPr>
        <w:pStyle w:val="ListParagraph"/>
        <w:numPr>
          <w:ilvl w:val="0"/>
          <w:numId w:val="9"/>
        </w:numPr>
        <w:spacing w:line="360" w:lineRule="auto"/>
        <w:jc w:val="both"/>
        <w:rPr>
          <w:rFonts w:asciiTheme="majorHAnsi" w:hAnsiTheme="majorHAnsi" w:cstheme="majorHAnsi"/>
          <w:noProof/>
          <w:szCs w:val="28"/>
        </w:rPr>
      </w:pPr>
      <w:r w:rsidRPr="0037586C">
        <w:rPr>
          <w:rFonts w:asciiTheme="majorHAnsi" w:hAnsiTheme="majorHAnsi" w:cstheme="majorHAnsi"/>
          <w:noProof/>
          <w:szCs w:val="28"/>
        </w:rPr>
        <w:t>Nguyễn Quốc Thịnh - 21110661</w:t>
      </w:r>
    </w:p>
    <w:p w14:paraId="268EA461" w14:textId="7E786767" w:rsidR="0037586C" w:rsidRPr="0037586C" w:rsidRDefault="001D39B7" w:rsidP="00287E4B">
      <w:pPr>
        <w:pStyle w:val="ListParagraph"/>
        <w:numPr>
          <w:ilvl w:val="0"/>
          <w:numId w:val="9"/>
        </w:numPr>
        <w:spacing w:line="360" w:lineRule="auto"/>
        <w:jc w:val="both"/>
        <w:rPr>
          <w:rFonts w:asciiTheme="majorHAnsi" w:hAnsiTheme="majorHAnsi" w:cstheme="majorHAnsi"/>
          <w:noProof/>
          <w:szCs w:val="28"/>
        </w:rPr>
      </w:pPr>
      <w:r>
        <w:rPr>
          <w:rFonts w:asciiTheme="majorHAnsi" w:hAnsiTheme="majorHAnsi" w:cstheme="majorHAnsi"/>
          <w:noProof/>
          <w:szCs w:val="28"/>
          <w:lang w:val="en-US"/>
        </w:rPr>
        <w:t xml:space="preserve">Kiều Anh Thiên </w:t>
      </w:r>
      <w:r w:rsidR="0037586C" w:rsidRPr="0037586C">
        <w:rPr>
          <w:rFonts w:asciiTheme="majorHAnsi" w:hAnsiTheme="majorHAnsi" w:cstheme="majorHAnsi"/>
          <w:noProof/>
          <w:szCs w:val="28"/>
        </w:rPr>
        <w:t xml:space="preserve"> - 211107</w:t>
      </w:r>
      <w:r>
        <w:rPr>
          <w:rFonts w:asciiTheme="majorHAnsi" w:hAnsiTheme="majorHAnsi" w:cstheme="majorHAnsi"/>
          <w:noProof/>
          <w:szCs w:val="28"/>
          <w:lang w:val="en-US"/>
        </w:rPr>
        <w:t>46</w:t>
      </w:r>
    </w:p>
    <w:p w14:paraId="4944D61C" w14:textId="75B738B5" w:rsidR="0037586C" w:rsidRPr="0037586C" w:rsidRDefault="0037586C" w:rsidP="0037586C">
      <w:pPr>
        <w:rPr>
          <w:rFonts w:asciiTheme="majorHAnsi" w:hAnsiTheme="majorHAnsi" w:cstheme="majorHAnsi"/>
          <w:szCs w:val="28"/>
          <w:lang w:val="en-US"/>
        </w:rPr>
      </w:pPr>
      <w:r w:rsidRPr="0037586C">
        <w:rPr>
          <w:rFonts w:asciiTheme="majorHAnsi" w:hAnsiTheme="majorHAnsi" w:cstheme="majorHAnsi"/>
          <w:b/>
          <w:bCs/>
          <w:szCs w:val="28"/>
        </w:rPr>
        <w:t>Môn học:</w:t>
      </w:r>
      <w:r>
        <w:rPr>
          <w:rFonts w:asciiTheme="majorHAnsi" w:hAnsiTheme="majorHAnsi" w:cstheme="majorHAnsi"/>
          <w:szCs w:val="28"/>
          <w:lang w:val="en-US"/>
        </w:rPr>
        <w:t xml:space="preserve"> Kh</w:t>
      </w:r>
      <w:r w:rsidR="0023178E">
        <w:rPr>
          <w:rFonts w:asciiTheme="majorHAnsi" w:hAnsiTheme="majorHAnsi" w:cstheme="majorHAnsi"/>
          <w:szCs w:val="28"/>
          <w:lang w:val="en-US"/>
        </w:rPr>
        <w:t>ai phá dữ liệu</w:t>
      </w:r>
    </w:p>
    <w:p w14:paraId="70D6C4D7" w14:textId="560629B1" w:rsidR="0037586C" w:rsidRDefault="0037586C" w:rsidP="0037586C">
      <w:pPr>
        <w:spacing w:after="0"/>
        <w:rPr>
          <w:rFonts w:asciiTheme="majorHAnsi" w:hAnsiTheme="majorHAnsi" w:cstheme="majorHAnsi"/>
          <w:b/>
          <w:bCs/>
          <w:szCs w:val="28"/>
        </w:rPr>
      </w:pPr>
      <w:r w:rsidRPr="0037586C">
        <w:rPr>
          <w:rFonts w:asciiTheme="majorHAnsi" w:hAnsiTheme="majorHAnsi" w:cstheme="majorHAnsi"/>
          <w:b/>
          <w:bCs/>
          <w:szCs w:val="28"/>
        </w:rPr>
        <w:t>Nhận xét</w:t>
      </w:r>
    </w:p>
    <w:p w14:paraId="457A4357" w14:textId="77777777" w:rsidR="0037586C" w:rsidRPr="0037586C" w:rsidRDefault="0037586C" w:rsidP="0037586C">
      <w:pPr>
        <w:spacing w:after="0"/>
        <w:rPr>
          <w:rFonts w:asciiTheme="majorHAnsi" w:hAnsiTheme="majorHAnsi" w:cstheme="majorHAnsi"/>
          <w:b/>
          <w:bCs/>
          <w:szCs w:val="28"/>
        </w:rPr>
      </w:pPr>
    </w:p>
    <w:p w14:paraId="7A4A4FAF" w14:textId="77777777" w:rsidR="0037586C" w:rsidRPr="0037586C" w:rsidRDefault="0037586C" w:rsidP="0037586C">
      <w:pPr>
        <w:tabs>
          <w:tab w:val="right" w:leader="dot" w:pos="9630"/>
        </w:tabs>
        <w:spacing w:after="0" w:line="360" w:lineRule="auto"/>
        <w:rPr>
          <w:rFonts w:asciiTheme="majorHAnsi" w:hAnsiTheme="majorHAnsi" w:cstheme="majorHAnsi"/>
          <w:sz w:val="26"/>
          <w:szCs w:val="26"/>
        </w:rPr>
      </w:pPr>
      <w:r w:rsidRPr="0037586C">
        <w:rPr>
          <w:rFonts w:asciiTheme="majorHAnsi" w:hAnsiTheme="majorHAnsi" w:cstheme="majorHAnsi"/>
          <w:sz w:val="26"/>
          <w:szCs w:val="26"/>
        </w:rPr>
        <w:tab/>
      </w:r>
    </w:p>
    <w:p w14:paraId="0FDFD5DA" w14:textId="77777777" w:rsidR="0037586C" w:rsidRPr="0037586C" w:rsidRDefault="0037586C" w:rsidP="0037586C">
      <w:pPr>
        <w:tabs>
          <w:tab w:val="right" w:leader="dot" w:pos="9630"/>
        </w:tabs>
        <w:spacing w:after="0" w:line="360" w:lineRule="auto"/>
        <w:rPr>
          <w:rFonts w:asciiTheme="majorHAnsi" w:hAnsiTheme="majorHAnsi" w:cstheme="majorHAnsi"/>
          <w:sz w:val="26"/>
          <w:szCs w:val="26"/>
        </w:rPr>
      </w:pPr>
      <w:r w:rsidRPr="0037586C">
        <w:rPr>
          <w:rFonts w:asciiTheme="majorHAnsi" w:hAnsiTheme="majorHAnsi" w:cstheme="majorHAnsi"/>
          <w:sz w:val="26"/>
          <w:szCs w:val="26"/>
        </w:rPr>
        <w:tab/>
      </w:r>
    </w:p>
    <w:p w14:paraId="191BC79E" w14:textId="77777777" w:rsidR="0037586C" w:rsidRPr="0037586C" w:rsidRDefault="0037586C" w:rsidP="0037586C">
      <w:pPr>
        <w:tabs>
          <w:tab w:val="right" w:leader="dot" w:pos="9630"/>
        </w:tabs>
        <w:spacing w:after="0" w:line="360" w:lineRule="auto"/>
        <w:rPr>
          <w:rFonts w:asciiTheme="majorHAnsi" w:hAnsiTheme="majorHAnsi" w:cstheme="majorHAnsi"/>
          <w:sz w:val="26"/>
          <w:szCs w:val="26"/>
        </w:rPr>
      </w:pPr>
      <w:r w:rsidRPr="0037586C">
        <w:rPr>
          <w:rFonts w:asciiTheme="majorHAnsi" w:hAnsiTheme="majorHAnsi" w:cstheme="majorHAnsi"/>
          <w:sz w:val="26"/>
          <w:szCs w:val="26"/>
        </w:rPr>
        <w:tab/>
      </w:r>
    </w:p>
    <w:p w14:paraId="59C5AD72" w14:textId="77777777" w:rsidR="0037586C" w:rsidRPr="0037586C" w:rsidRDefault="0037586C" w:rsidP="0037586C">
      <w:pPr>
        <w:tabs>
          <w:tab w:val="right" w:leader="dot" w:pos="9630"/>
        </w:tabs>
        <w:spacing w:after="0" w:line="360" w:lineRule="auto"/>
        <w:rPr>
          <w:rFonts w:asciiTheme="majorHAnsi" w:hAnsiTheme="majorHAnsi" w:cstheme="majorHAnsi"/>
          <w:sz w:val="26"/>
          <w:szCs w:val="26"/>
        </w:rPr>
      </w:pPr>
      <w:r w:rsidRPr="0037586C">
        <w:rPr>
          <w:rFonts w:asciiTheme="majorHAnsi" w:hAnsiTheme="majorHAnsi" w:cstheme="majorHAnsi"/>
          <w:sz w:val="26"/>
          <w:szCs w:val="26"/>
        </w:rPr>
        <w:tab/>
      </w:r>
    </w:p>
    <w:p w14:paraId="0F9BDF56" w14:textId="77777777" w:rsidR="0037586C" w:rsidRPr="0037586C" w:rsidRDefault="0037586C" w:rsidP="0037586C">
      <w:pPr>
        <w:tabs>
          <w:tab w:val="right" w:leader="dot" w:pos="9630"/>
        </w:tabs>
        <w:spacing w:after="0" w:line="360" w:lineRule="auto"/>
        <w:rPr>
          <w:rFonts w:asciiTheme="majorHAnsi" w:hAnsiTheme="majorHAnsi" w:cstheme="majorHAnsi"/>
          <w:sz w:val="26"/>
          <w:szCs w:val="26"/>
        </w:rPr>
      </w:pPr>
      <w:r w:rsidRPr="0037586C">
        <w:rPr>
          <w:rFonts w:asciiTheme="majorHAnsi" w:hAnsiTheme="majorHAnsi" w:cstheme="majorHAnsi"/>
          <w:sz w:val="26"/>
          <w:szCs w:val="26"/>
        </w:rPr>
        <w:tab/>
      </w:r>
    </w:p>
    <w:p w14:paraId="69D38F73" w14:textId="77777777" w:rsidR="0037586C" w:rsidRPr="0037586C" w:rsidRDefault="0037586C" w:rsidP="0037586C">
      <w:pPr>
        <w:tabs>
          <w:tab w:val="right" w:leader="dot" w:pos="9630"/>
        </w:tabs>
        <w:spacing w:after="0" w:line="360" w:lineRule="auto"/>
        <w:rPr>
          <w:rFonts w:asciiTheme="majorHAnsi" w:hAnsiTheme="majorHAnsi" w:cstheme="majorHAnsi"/>
          <w:sz w:val="26"/>
          <w:szCs w:val="26"/>
        </w:rPr>
      </w:pPr>
      <w:r w:rsidRPr="0037586C">
        <w:rPr>
          <w:rFonts w:asciiTheme="majorHAnsi" w:hAnsiTheme="majorHAnsi" w:cstheme="majorHAnsi"/>
          <w:sz w:val="26"/>
          <w:szCs w:val="26"/>
        </w:rPr>
        <w:tab/>
      </w:r>
    </w:p>
    <w:p w14:paraId="74332B3B" w14:textId="77777777" w:rsidR="0037586C" w:rsidRPr="0037586C" w:rsidRDefault="0037586C" w:rsidP="0037586C">
      <w:pPr>
        <w:tabs>
          <w:tab w:val="right" w:leader="dot" w:pos="9630"/>
        </w:tabs>
        <w:spacing w:after="0" w:line="360" w:lineRule="auto"/>
        <w:rPr>
          <w:rFonts w:asciiTheme="majorHAnsi" w:hAnsiTheme="majorHAnsi" w:cstheme="majorHAnsi"/>
          <w:sz w:val="26"/>
          <w:szCs w:val="26"/>
        </w:rPr>
      </w:pPr>
      <w:r w:rsidRPr="0037586C">
        <w:rPr>
          <w:rFonts w:asciiTheme="majorHAnsi" w:hAnsiTheme="majorHAnsi" w:cstheme="majorHAnsi"/>
          <w:sz w:val="26"/>
          <w:szCs w:val="26"/>
        </w:rPr>
        <w:tab/>
      </w:r>
    </w:p>
    <w:p w14:paraId="6A0E6B52" w14:textId="5FAA2D49" w:rsidR="0037586C" w:rsidRDefault="0037586C" w:rsidP="0037586C">
      <w:pPr>
        <w:spacing w:after="0"/>
        <w:ind w:right="1088"/>
        <w:rPr>
          <w:rFonts w:asciiTheme="majorHAnsi" w:hAnsiTheme="majorHAnsi" w:cstheme="majorHAnsi"/>
          <w:sz w:val="26"/>
          <w:szCs w:val="26"/>
        </w:rPr>
      </w:pPr>
    </w:p>
    <w:p w14:paraId="02FDF9BC" w14:textId="64624C14" w:rsidR="0037586C" w:rsidRDefault="0037586C" w:rsidP="0037586C">
      <w:pPr>
        <w:spacing w:after="0"/>
        <w:ind w:right="1088"/>
        <w:rPr>
          <w:rFonts w:asciiTheme="majorHAnsi" w:hAnsiTheme="majorHAnsi" w:cstheme="majorHAnsi"/>
          <w:sz w:val="26"/>
          <w:szCs w:val="26"/>
        </w:rPr>
      </w:pPr>
    </w:p>
    <w:p w14:paraId="2A0D909B" w14:textId="77777777" w:rsidR="0037586C" w:rsidRPr="0037586C" w:rsidRDefault="0037586C" w:rsidP="0037586C">
      <w:pPr>
        <w:spacing w:after="0"/>
        <w:ind w:right="1088"/>
        <w:rPr>
          <w:rFonts w:asciiTheme="majorHAnsi" w:hAnsiTheme="majorHAnsi" w:cstheme="majorHAnsi"/>
          <w:sz w:val="26"/>
          <w:szCs w:val="26"/>
        </w:rPr>
      </w:pPr>
    </w:p>
    <w:p w14:paraId="4638106A" w14:textId="77777777" w:rsidR="0037586C" w:rsidRPr="0037586C" w:rsidRDefault="0037586C" w:rsidP="0037586C">
      <w:pPr>
        <w:spacing w:after="0"/>
        <w:ind w:right="1088"/>
        <w:jc w:val="right"/>
        <w:rPr>
          <w:rFonts w:asciiTheme="majorHAnsi" w:hAnsiTheme="majorHAnsi" w:cstheme="majorHAnsi"/>
          <w:sz w:val="26"/>
          <w:szCs w:val="26"/>
        </w:rPr>
      </w:pPr>
      <w:r w:rsidRPr="0037586C">
        <w:rPr>
          <w:rFonts w:asciiTheme="majorHAnsi" w:hAnsiTheme="majorHAnsi" w:cstheme="majorHAnsi"/>
          <w:sz w:val="26"/>
          <w:szCs w:val="26"/>
        </w:rPr>
        <w:t>Tp HCM,</w:t>
      </w:r>
      <w:r w:rsidRPr="0037586C">
        <w:rPr>
          <w:rFonts w:asciiTheme="majorHAnsi" w:hAnsiTheme="majorHAnsi" w:cstheme="majorHAnsi"/>
          <w:sz w:val="26"/>
          <w:szCs w:val="26"/>
        </w:rPr>
        <w:tab/>
        <w:t xml:space="preserve">  /</w:t>
      </w:r>
      <w:r w:rsidRPr="0037586C">
        <w:rPr>
          <w:rFonts w:asciiTheme="majorHAnsi" w:hAnsiTheme="majorHAnsi" w:cstheme="majorHAnsi"/>
          <w:sz w:val="26"/>
          <w:szCs w:val="26"/>
        </w:rPr>
        <w:tab/>
        <w:t>/ 2024</w:t>
      </w:r>
    </w:p>
    <w:p w14:paraId="6FDA945D" w14:textId="15193084" w:rsidR="0037586C" w:rsidRPr="0037586C" w:rsidRDefault="0037586C" w:rsidP="0037586C">
      <w:pPr>
        <w:tabs>
          <w:tab w:val="left" w:pos="8640"/>
          <w:tab w:val="left" w:pos="9000"/>
          <w:tab w:val="left" w:pos="9090"/>
          <w:tab w:val="left" w:pos="9270"/>
        </w:tabs>
        <w:spacing w:after="0"/>
        <w:ind w:right="1088"/>
        <w:jc w:val="center"/>
        <w:rPr>
          <w:rFonts w:asciiTheme="majorHAnsi" w:hAnsiTheme="majorHAnsi" w:cstheme="majorHAnsi"/>
          <w:sz w:val="26"/>
          <w:szCs w:val="26"/>
        </w:rPr>
      </w:pPr>
      <w:r w:rsidRPr="0037586C">
        <w:rPr>
          <w:rFonts w:asciiTheme="majorHAnsi" w:hAnsiTheme="majorHAnsi" w:cstheme="majorHAnsi"/>
          <w:sz w:val="26"/>
          <w:szCs w:val="26"/>
        </w:rPr>
        <w:t xml:space="preserve">                                                                                    Giảng viên hướng dẫn</w:t>
      </w:r>
    </w:p>
    <w:p w14:paraId="2F7A962B" w14:textId="0266EC1B" w:rsidR="0037586C" w:rsidRPr="0037586C" w:rsidRDefault="0037586C" w:rsidP="0037586C">
      <w:pPr>
        <w:tabs>
          <w:tab w:val="left" w:pos="9450"/>
        </w:tabs>
        <w:spacing w:after="0"/>
        <w:ind w:right="1088"/>
        <w:jc w:val="center"/>
        <w:rPr>
          <w:rFonts w:asciiTheme="majorHAnsi" w:hAnsiTheme="majorHAnsi" w:cstheme="majorHAnsi"/>
          <w:sz w:val="26"/>
          <w:szCs w:val="26"/>
        </w:rPr>
      </w:pPr>
      <w:r w:rsidRPr="0037586C">
        <w:rPr>
          <w:rFonts w:asciiTheme="majorHAnsi" w:hAnsiTheme="majorHAnsi" w:cstheme="majorHAnsi"/>
          <w:sz w:val="26"/>
          <w:szCs w:val="26"/>
        </w:rPr>
        <w:t xml:space="preserve">                                                                                     (Tên và chữ ký)</w:t>
      </w:r>
    </w:p>
    <w:p w14:paraId="0CDFB622" w14:textId="77777777" w:rsidR="0037586C" w:rsidRPr="0037586C" w:rsidRDefault="0037586C" w:rsidP="0037586C">
      <w:pPr>
        <w:tabs>
          <w:tab w:val="left" w:pos="9450"/>
        </w:tabs>
        <w:spacing w:after="0"/>
        <w:ind w:right="1088"/>
        <w:jc w:val="center"/>
        <w:rPr>
          <w:rFonts w:asciiTheme="majorHAnsi" w:hAnsiTheme="majorHAnsi" w:cstheme="majorHAnsi"/>
          <w:sz w:val="26"/>
          <w:szCs w:val="26"/>
        </w:rPr>
      </w:pPr>
    </w:p>
    <w:p w14:paraId="2D4986AB" w14:textId="77777777" w:rsidR="0037586C" w:rsidRPr="0037586C" w:rsidRDefault="0037586C" w:rsidP="0023178E">
      <w:pPr>
        <w:tabs>
          <w:tab w:val="left" w:pos="9450"/>
        </w:tabs>
        <w:spacing w:after="0"/>
        <w:ind w:right="1440"/>
        <w:rPr>
          <w:rFonts w:asciiTheme="majorHAnsi" w:hAnsiTheme="majorHAnsi" w:cstheme="majorHAnsi"/>
          <w:sz w:val="26"/>
          <w:szCs w:val="26"/>
        </w:rPr>
      </w:pPr>
    </w:p>
    <w:p w14:paraId="78C014B3" w14:textId="1107624E" w:rsidR="0037586C" w:rsidRDefault="0037586C" w:rsidP="0037586C">
      <w:pPr>
        <w:tabs>
          <w:tab w:val="left" w:pos="9450"/>
        </w:tabs>
        <w:spacing w:after="0"/>
        <w:ind w:right="1350"/>
        <w:jc w:val="right"/>
        <w:rPr>
          <w:rFonts w:asciiTheme="majorHAnsi" w:hAnsiTheme="majorHAnsi" w:cstheme="majorHAnsi"/>
          <w:sz w:val="26"/>
          <w:szCs w:val="26"/>
        </w:rPr>
      </w:pPr>
    </w:p>
    <w:p w14:paraId="63530933" w14:textId="77777777" w:rsidR="0023178E" w:rsidRPr="0037586C" w:rsidRDefault="0023178E" w:rsidP="0037586C">
      <w:pPr>
        <w:tabs>
          <w:tab w:val="left" w:pos="9450"/>
        </w:tabs>
        <w:spacing w:after="0"/>
        <w:ind w:right="1350"/>
        <w:jc w:val="right"/>
        <w:rPr>
          <w:rFonts w:asciiTheme="majorHAnsi" w:hAnsiTheme="majorHAnsi" w:cstheme="majorHAnsi"/>
          <w:sz w:val="26"/>
          <w:szCs w:val="26"/>
        </w:rPr>
      </w:pPr>
    </w:p>
    <w:p w14:paraId="2D212485" w14:textId="22DE1AFE" w:rsidR="009171B3" w:rsidRDefault="0037586C" w:rsidP="0037586C">
      <w:pPr>
        <w:pStyle w:val="BodyText"/>
        <w:spacing w:line="360" w:lineRule="auto"/>
        <w:rPr>
          <w:rFonts w:asciiTheme="majorHAnsi" w:hAnsiTheme="majorHAnsi" w:cstheme="majorHAnsi"/>
          <w:lang w:val="en-US"/>
        </w:rPr>
      </w:pPr>
      <w:r>
        <w:rPr>
          <w:rFonts w:asciiTheme="majorHAnsi" w:hAnsiTheme="majorHAnsi" w:cstheme="majorHAnsi"/>
          <w:lang w:val="en-US"/>
        </w:rPr>
        <w:t xml:space="preserve">                                                                                          </w:t>
      </w:r>
      <w:r w:rsidR="0023178E">
        <w:rPr>
          <w:rFonts w:asciiTheme="majorHAnsi" w:hAnsiTheme="majorHAnsi" w:cstheme="majorHAnsi"/>
          <w:lang w:val="en-US"/>
        </w:rPr>
        <w:t>Trần Trọng Bình</w:t>
      </w:r>
    </w:p>
    <w:p w14:paraId="3DBE4735" w14:textId="77777777" w:rsidR="00923C40" w:rsidRDefault="00923C40" w:rsidP="0037586C">
      <w:pPr>
        <w:pStyle w:val="BodyText"/>
        <w:spacing w:line="360" w:lineRule="auto"/>
        <w:rPr>
          <w:rFonts w:asciiTheme="majorHAnsi" w:hAnsiTheme="majorHAnsi" w:cstheme="majorHAnsi"/>
          <w:lang w:val="en-US"/>
        </w:rPr>
      </w:pPr>
    </w:p>
    <w:p w14:paraId="2D1C9DB6" w14:textId="7C3E2785" w:rsidR="00463C3E" w:rsidRDefault="00923C40" w:rsidP="00923C40">
      <w:pPr>
        <w:pStyle w:val="Title"/>
      </w:pPr>
      <w:r>
        <w:lastRenderedPageBreak/>
        <w:t>BẢNG PHÂN CÔNG CÔNG VIỆC</w:t>
      </w:r>
    </w:p>
    <w:tbl>
      <w:tblPr>
        <w:tblW w:w="10090" w:type="dxa"/>
        <w:tblCellMar>
          <w:top w:w="15" w:type="dxa"/>
          <w:left w:w="15" w:type="dxa"/>
          <w:bottom w:w="15" w:type="dxa"/>
          <w:right w:w="15" w:type="dxa"/>
        </w:tblCellMar>
        <w:tblLook w:val="04A0" w:firstRow="1" w:lastRow="0" w:firstColumn="1" w:lastColumn="0" w:noHBand="0" w:noVBand="1"/>
      </w:tblPr>
      <w:tblGrid>
        <w:gridCol w:w="4855"/>
        <w:gridCol w:w="3150"/>
        <w:gridCol w:w="2085"/>
      </w:tblGrid>
      <w:tr w:rsidR="006C4A34" w:rsidRPr="002A2881" w14:paraId="52B16C2B" w14:textId="77777777" w:rsidTr="00C47E3C">
        <w:trPr>
          <w:trHeight w:val="1131"/>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D0D1FC" w14:textId="77777777" w:rsidR="006C4A34" w:rsidRPr="004C7248" w:rsidRDefault="006C4A34" w:rsidP="004C7248">
            <w:pPr>
              <w:jc w:val="center"/>
              <w:rPr>
                <w:b/>
                <w:bCs/>
                <w:lang w:val="en-US"/>
              </w:rPr>
            </w:pPr>
            <w:r w:rsidRPr="004C7248">
              <w:rPr>
                <w:b/>
                <w:bCs/>
              </w:rPr>
              <w:t>Nội dung phân côn</w:t>
            </w:r>
            <w:r w:rsidR="004C7248" w:rsidRPr="004C7248">
              <w:rPr>
                <w:b/>
                <w:bCs/>
                <w:lang w:val="en-US"/>
              </w:rPr>
              <w:t>g</w:t>
            </w: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148F7C" w14:textId="77777777" w:rsidR="006C4A34" w:rsidRPr="004C7248" w:rsidRDefault="006C4A34" w:rsidP="004C7248">
            <w:pPr>
              <w:jc w:val="center"/>
              <w:rPr>
                <w:b/>
                <w:bCs/>
              </w:rPr>
            </w:pPr>
            <w:r w:rsidRPr="004C7248">
              <w:rPr>
                <w:b/>
                <w:bCs/>
              </w:rPr>
              <w:t>Sinh viên thực hiện</w:t>
            </w:r>
          </w:p>
        </w:tc>
        <w:tc>
          <w:tcPr>
            <w:tcW w:w="2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140D9" w14:textId="1DDF322E" w:rsidR="006C4A34" w:rsidRPr="004C7248" w:rsidRDefault="001D73A8" w:rsidP="004C7248">
            <w:pPr>
              <w:jc w:val="center"/>
              <w:rPr>
                <w:b/>
                <w:bCs/>
                <w:lang w:val="en-US"/>
              </w:rPr>
            </w:pPr>
            <w:r>
              <w:rPr>
                <w:b/>
                <w:bCs/>
                <w:lang w:val="en-US"/>
              </w:rPr>
              <w:t>Mức độ hoàn thành</w:t>
            </w:r>
          </w:p>
        </w:tc>
      </w:tr>
      <w:tr w:rsidR="006C4A34" w:rsidRPr="00AF25D2" w14:paraId="50198FB9" w14:textId="77777777" w:rsidTr="00C47E3C">
        <w:trPr>
          <w:trHeight w:val="503"/>
        </w:trPr>
        <w:tc>
          <w:tcPr>
            <w:tcW w:w="100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8FA0D2" w14:textId="63AFFCF5" w:rsidR="006C4A34" w:rsidRPr="00EE288C" w:rsidRDefault="00EE288C" w:rsidP="00C47E3C">
            <w:pPr>
              <w:rPr>
                <w:b/>
                <w:bCs/>
                <w:lang w:val="en-US"/>
              </w:rPr>
            </w:pPr>
            <w:r>
              <w:rPr>
                <w:b/>
                <w:bCs/>
                <w:lang w:val="en-US"/>
              </w:rPr>
              <w:t>TÌM VÀ XỬ LÝ DỮ LIỆU</w:t>
            </w:r>
          </w:p>
        </w:tc>
      </w:tr>
      <w:tr w:rsidR="006C4A34" w:rsidRPr="002A2881" w14:paraId="6F70719D" w14:textId="77777777" w:rsidTr="00C47E3C">
        <w:trPr>
          <w:trHeight w:val="530"/>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B9AB9" w14:textId="746BC851" w:rsidR="006C4A34" w:rsidRPr="00F7169F" w:rsidRDefault="00F7169F" w:rsidP="00C47E3C">
            <w:pPr>
              <w:rPr>
                <w:lang w:val="en-US"/>
              </w:rPr>
            </w:pPr>
            <w:r>
              <w:rPr>
                <w:lang w:val="en-US"/>
              </w:rPr>
              <w:t xml:space="preserve">Tìm </w:t>
            </w:r>
            <w:r w:rsidR="00451A4E">
              <w:rPr>
                <w:lang w:val="en-US"/>
              </w:rPr>
              <w:t>tập dữ liệu</w:t>
            </w: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BA856" w14:textId="2CE52578" w:rsidR="006C4A34" w:rsidRPr="00701607" w:rsidRDefault="00701607" w:rsidP="00C47E3C">
            <w:pPr>
              <w:rPr>
                <w:lang w:val="en-US"/>
              </w:rPr>
            </w:pPr>
            <w:r>
              <w:rPr>
                <w:lang w:val="en-US"/>
              </w:rPr>
              <w:t>Vũ Thị Bích Ngọc</w:t>
            </w:r>
          </w:p>
        </w:tc>
        <w:tc>
          <w:tcPr>
            <w:tcW w:w="2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5D244" w14:textId="77777777" w:rsidR="006C4A34" w:rsidRPr="002A2881" w:rsidRDefault="006C4A34" w:rsidP="00C47E3C">
            <w:r>
              <w:t>100%</w:t>
            </w:r>
          </w:p>
        </w:tc>
      </w:tr>
      <w:tr w:rsidR="006C4A34" w:rsidRPr="002A2881" w14:paraId="14408022" w14:textId="77777777" w:rsidTr="00C47E3C">
        <w:trPr>
          <w:trHeight w:val="440"/>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C377FD" w14:textId="37F0D641" w:rsidR="006C4A34" w:rsidRPr="00451A4E" w:rsidRDefault="00451A4E" w:rsidP="00C47E3C">
            <w:pPr>
              <w:rPr>
                <w:lang w:val="en-US"/>
              </w:rPr>
            </w:pPr>
            <w:r>
              <w:rPr>
                <w:lang w:val="en-US"/>
              </w:rPr>
              <w:t>Tiền xử lý dữ liệu</w:t>
            </w: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F0ABD" w14:textId="1A4801B0" w:rsidR="006C4A34" w:rsidRPr="00701607" w:rsidRDefault="00701607" w:rsidP="00C47E3C">
            <w:pPr>
              <w:rPr>
                <w:lang w:val="en-US"/>
              </w:rPr>
            </w:pPr>
            <w:r>
              <w:rPr>
                <w:lang w:val="en-US"/>
              </w:rPr>
              <w:t>Nguyễn Quốc Thịnh</w:t>
            </w:r>
          </w:p>
        </w:tc>
        <w:tc>
          <w:tcPr>
            <w:tcW w:w="2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BC8BA" w14:textId="77777777" w:rsidR="006C4A34" w:rsidRPr="002A2881" w:rsidRDefault="006C4A34" w:rsidP="00C47E3C">
            <w:r>
              <w:t>100%</w:t>
            </w:r>
          </w:p>
        </w:tc>
      </w:tr>
      <w:tr w:rsidR="00610D3C" w:rsidRPr="002A2881" w14:paraId="0E3736D0" w14:textId="77777777" w:rsidTr="00C47E3C">
        <w:trPr>
          <w:trHeight w:val="440"/>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AE2A0F" w14:textId="1660E8EE" w:rsidR="00610D3C" w:rsidRDefault="00610D3C" w:rsidP="00C47E3C">
            <w:pPr>
              <w:rPr>
                <w:lang w:val="en-US"/>
              </w:rPr>
            </w:pPr>
            <w:r>
              <w:rPr>
                <w:lang w:val="en-US"/>
              </w:rPr>
              <w:t>Khám phá dữ liệu</w:t>
            </w: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904629" w14:textId="547E5BCE" w:rsidR="00610D3C" w:rsidRPr="00701607" w:rsidRDefault="00701607" w:rsidP="00C47E3C">
            <w:pPr>
              <w:rPr>
                <w:noProof/>
                <w:sz w:val="26"/>
                <w:szCs w:val="26"/>
                <w:lang w:val="en-US"/>
              </w:rPr>
            </w:pPr>
            <w:r>
              <w:rPr>
                <w:noProof/>
                <w:sz w:val="26"/>
                <w:szCs w:val="26"/>
                <w:lang w:val="en-US"/>
              </w:rPr>
              <w:t>Ngô Thanh Thanh</w:t>
            </w:r>
          </w:p>
        </w:tc>
        <w:tc>
          <w:tcPr>
            <w:tcW w:w="2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E05C06" w14:textId="507F91D4" w:rsidR="00610D3C" w:rsidRDefault="00701607" w:rsidP="00C47E3C">
            <w:r>
              <w:t>100%</w:t>
            </w:r>
          </w:p>
        </w:tc>
      </w:tr>
      <w:tr w:rsidR="006C4A34" w:rsidRPr="00AF25D2" w14:paraId="1B6B045C" w14:textId="77777777" w:rsidTr="00C47E3C">
        <w:trPr>
          <w:trHeight w:val="395"/>
        </w:trPr>
        <w:tc>
          <w:tcPr>
            <w:tcW w:w="100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8055DF" w14:textId="604CEBEE" w:rsidR="006C4A34" w:rsidRPr="00610D3C" w:rsidRDefault="00610D3C" w:rsidP="00C47E3C">
            <w:pPr>
              <w:rPr>
                <w:b/>
                <w:bCs/>
                <w:lang w:val="en-US"/>
              </w:rPr>
            </w:pPr>
            <w:r>
              <w:rPr>
                <w:b/>
                <w:bCs/>
                <w:lang w:val="en-US"/>
              </w:rPr>
              <w:t xml:space="preserve">CÀI ĐẶT CÁC KỲ THUẬT </w:t>
            </w:r>
            <w:r w:rsidR="009A7F07">
              <w:rPr>
                <w:b/>
                <w:bCs/>
                <w:lang w:val="en-US"/>
              </w:rPr>
              <w:t>KHAI PHÁ DỮ LIỆU</w:t>
            </w:r>
          </w:p>
        </w:tc>
      </w:tr>
      <w:tr w:rsidR="006C4A34" w:rsidRPr="002A2881" w14:paraId="24769D7A" w14:textId="77777777" w:rsidTr="00C47E3C">
        <w:trPr>
          <w:trHeight w:val="449"/>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307AC" w14:textId="67F0A2CB" w:rsidR="006C4A34" w:rsidRPr="009A7F07" w:rsidRDefault="009A7F07" w:rsidP="00C47E3C">
            <w:pPr>
              <w:rPr>
                <w:lang w:val="en-US"/>
              </w:rPr>
            </w:pPr>
            <w:r>
              <w:rPr>
                <w:lang w:val="en-US"/>
              </w:rPr>
              <w:t>Decision tree</w:t>
            </w: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A51E9" w14:textId="0D085C72" w:rsidR="006C4A34" w:rsidRPr="00701607" w:rsidRDefault="00701607" w:rsidP="00C47E3C">
            <w:pPr>
              <w:rPr>
                <w:lang w:val="en-US"/>
              </w:rPr>
            </w:pPr>
            <w:r>
              <w:rPr>
                <w:lang w:val="en-US"/>
              </w:rPr>
              <w:t>Vũ Thị Bích Ngọc</w:t>
            </w:r>
          </w:p>
        </w:tc>
        <w:tc>
          <w:tcPr>
            <w:tcW w:w="2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53E5F" w14:textId="77777777" w:rsidR="006C4A34" w:rsidRPr="002A2881" w:rsidRDefault="006C4A34" w:rsidP="00C47E3C">
            <w:r>
              <w:t>100%</w:t>
            </w:r>
          </w:p>
        </w:tc>
      </w:tr>
      <w:tr w:rsidR="006C4A34" w:rsidRPr="002A2881" w14:paraId="29BEC8B6" w14:textId="77777777" w:rsidTr="00C47E3C">
        <w:trPr>
          <w:trHeight w:val="449"/>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84186D" w14:textId="1A1AB405" w:rsidR="006C4A34" w:rsidRPr="009A7F07" w:rsidRDefault="009A7F07" w:rsidP="00C47E3C">
            <w:pPr>
              <w:rPr>
                <w:lang w:val="en-US"/>
              </w:rPr>
            </w:pPr>
            <w:r>
              <w:rPr>
                <w:lang w:val="en-US"/>
              </w:rPr>
              <w:t>Random forest</w:t>
            </w: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A9F5E5" w14:textId="1A31CB1A" w:rsidR="006C4A34" w:rsidRPr="00701607" w:rsidRDefault="00701607" w:rsidP="00C47E3C">
            <w:pPr>
              <w:rPr>
                <w:lang w:val="en-US"/>
              </w:rPr>
            </w:pPr>
            <w:r>
              <w:rPr>
                <w:lang w:val="en-US"/>
              </w:rPr>
              <w:t>Ngô Thanh Thanh</w:t>
            </w:r>
          </w:p>
        </w:tc>
        <w:tc>
          <w:tcPr>
            <w:tcW w:w="2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4B4C65" w14:textId="77777777" w:rsidR="006C4A34" w:rsidRPr="002A2881" w:rsidRDefault="006C4A34" w:rsidP="00C47E3C">
            <w:r>
              <w:t>100%</w:t>
            </w:r>
          </w:p>
        </w:tc>
      </w:tr>
      <w:tr w:rsidR="009E0D8F" w:rsidRPr="002A2881" w14:paraId="72603860" w14:textId="77777777" w:rsidTr="00C47E3C">
        <w:trPr>
          <w:trHeight w:val="449"/>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C46797" w14:textId="1E7DB41E" w:rsidR="009E0D8F" w:rsidRDefault="009E0D8F" w:rsidP="00C47E3C">
            <w:pPr>
              <w:rPr>
                <w:lang w:val="en-US"/>
              </w:rPr>
            </w:pPr>
            <w:r>
              <w:rPr>
                <w:lang w:val="en-US"/>
              </w:rPr>
              <w:t>KNN</w:t>
            </w: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C6DFB4" w14:textId="0BAC925E" w:rsidR="009E0D8F" w:rsidRPr="00701607" w:rsidRDefault="00701607" w:rsidP="00C47E3C">
            <w:pPr>
              <w:rPr>
                <w:noProof/>
                <w:sz w:val="26"/>
                <w:szCs w:val="26"/>
                <w:lang w:val="en-US"/>
              </w:rPr>
            </w:pPr>
            <w:r>
              <w:rPr>
                <w:noProof/>
                <w:sz w:val="26"/>
                <w:szCs w:val="26"/>
                <w:lang w:val="en-US"/>
              </w:rPr>
              <w:t>Ngô Thanh Thanh</w:t>
            </w:r>
          </w:p>
        </w:tc>
        <w:tc>
          <w:tcPr>
            <w:tcW w:w="2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80B9AE" w14:textId="18958D40" w:rsidR="009E0D8F" w:rsidRDefault="00701607" w:rsidP="00C47E3C">
            <w:r>
              <w:t>100%</w:t>
            </w:r>
          </w:p>
        </w:tc>
      </w:tr>
      <w:tr w:rsidR="006C4A34" w:rsidRPr="002A2881" w14:paraId="25E32067" w14:textId="77777777" w:rsidTr="00C47E3C">
        <w:trPr>
          <w:trHeight w:val="449"/>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26B813" w14:textId="6B17A78D" w:rsidR="006C4A34" w:rsidRPr="009A7F07" w:rsidRDefault="009A7F07" w:rsidP="00C47E3C">
            <w:pPr>
              <w:rPr>
                <w:lang w:val="en-US"/>
              </w:rPr>
            </w:pPr>
            <w:r>
              <w:rPr>
                <w:lang w:val="en-US"/>
              </w:rPr>
              <w:t>Support Vector Ma</w:t>
            </w:r>
            <w:r w:rsidR="009E0D8F">
              <w:rPr>
                <w:lang w:val="en-US"/>
              </w:rPr>
              <w:t>chines</w:t>
            </w: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706F18" w14:textId="51FE313E" w:rsidR="006C4A34" w:rsidRPr="002A2881" w:rsidRDefault="00701607" w:rsidP="00C47E3C">
            <w:r>
              <w:rPr>
                <w:lang w:val="en-US"/>
              </w:rPr>
              <w:t>Vũ Thị Bích Ngọc</w:t>
            </w:r>
          </w:p>
        </w:tc>
        <w:tc>
          <w:tcPr>
            <w:tcW w:w="2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62BC6B" w14:textId="77777777" w:rsidR="006C4A34" w:rsidRPr="002A2881" w:rsidRDefault="006C4A34" w:rsidP="00C47E3C">
            <w:r>
              <w:t>100%</w:t>
            </w:r>
          </w:p>
        </w:tc>
      </w:tr>
      <w:tr w:rsidR="006C4A34" w:rsidRPr="002A2881" w14:paraId="4657FBE1" w14:textId="77777777" w:rsidTr="00C47E3C">
        <w:trPr>
          <w:trHeight w:val="449"/>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5EC67E" w14:textId="6B387691" w:rsidR="006C4A34" w:rsidRPr="009E0D8F" w:rsidRDefault="009E0D8F" w:rsidP="00C47E3C">
            <w:pPr>
              <w:rPr>
                <w:lang w:val="en-US"/>
              </w:rPr>
            </w:pPr>
            <w:r>
              <w:rPr>
                <w:lang w:val="en-US"/>
              </w:rPr>
              <w:t>Logistic Regression</w:t>
            </w: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F196A7" w14:textId="1FDD9ED2" w:rsidR="006C4A34" w:rsidRPr="002A2881" w:rsidRDefault="00701607" w:rsidP="00C47E3C">
            <w:r>
              <w:rPr>
                <w:noProof/>
                <w:sz w:val="26"/>
                <w:szCs w:val="26"/>
                <w:lang w:val="en-US"/>
              </w:rPr>
              <w:t>Nguyễn Quốc Thịnh</w:t>
            </w:r>
          </w:p>
        </w:tc>
        <w:tc>
          <w:tcPr>
            <w:tcW w:w="2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2D7E6E" w14:textId="77777777" w:rsidR="006C4A34" w:rsidRPr="002A2881" w:rsidRDefault="006C4A34" w:rsidP="00C47E3C">
            <w:r>
              <w:t>100%</w:t>
            </w:r>
          </w:p>
        </w:tc>
      </w:tr>
      <w:tr w:rsidR="009E0D8F" w:rsidRPr="002A2881" w14:paraId="6BFCA2D9" w14:textId="77777777" w:rsidTr="00C47E3C">
        <w:trPr>
          <w:trHeight w:val="449"/>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137D85" w14:textId="14359423" w:rsidR="009E0D8F" w:rsidRDefault="009E0D8F" w:rsidP="00C47E3C">
            <w:pPr>
              <w:rPr>
                <w:lang w:val="en-US"/>
              </w:rPr>
            </w:pPr>
            <w:r>
              <w:rPr>
                <w:lang w:val="en-US"/>
              </w:rPr>
              <w:t>Navie Bayes</w:t>
            </w: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C323BE" w14:textId="7EB92E4E" w:rsidR="009E0D8F" w:rsidRPr="00701607" w:rsidRDefault="00701607" w:rsidP="00C47E3C">
            <w:pPr>
              <w:rPr>
                <w:noProof/>
                <w:sz w:val="26"/>
                <w:szCs w:val="26"/>
                <w:lang w:val="en-US"/>
              </w:rPr>
            </w:pPr>
            <w:r>
              <w:rPr>
                <w:noProof/>
                <w:sz w:val="26"/>
                <w:szCs w:val="26"/>
                <w:lang w:val="en-US"/>
              </w:rPr>
              <w:t>Kiều Anh Thiên</w:t>
            </w:r>
          </w:p>
        </w:tc>
        <w:tc>
          <w:tcPr>
            <w:tcW w:w="2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F145B" w14:textId="62ADCF65" w:rsidR="009E0D8F" w:rsidRDefault="00701607" w:rsidP="00C47E3C">
            <w:r>
              <w:t>100%</w:t>
            </w:r>
          </w:p>
        </w:tc>
      </w:tr>
      <w:tr w:rsidR="00701607" w:rsidRPr="002A2881" w14:paraId="5C781D8A" w14:textId="77777777" w:rsidTr="00C47E3C">
        <w:trPr>
          <w:trHeight w:val="449"/>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65C80" w14:textId="4B7C8AAA" w:rsidR="00701607" w:rsidRDefault="00701607" w:rsidP="00C47E3C">
            <w:pPr>
              <w:rPr>
                <w:lang w:val="en-US"/>
              </w:rPr>
            </w:pPr>
            <w:r>
              <w:rPr>
                <w:lang w:val="en-US"/>
              </w:rPr>
              <w:t>Feedforward Neural Network</w:t>
            </w: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A7850C" w14:textId="16961428" w:rsidR="00701607" w:rsidRPr="00701607" w:rsidRDefault="00701607" w:rsidP="00C47E3C">
            <w:pPr>
              <w:rPr>
                <w:noProof/>
                <w:sz w:val="26"/>
                <w:szCs w:val="26"/>
                <w:lang w:val="en-US"/>
              </w:rPr>
            </w:pPr>
            <w:r>
              <w:rPr>
                <w:noProof/>
                <w:sz w:val="26"/>
                <w:szCs w:val="26"/>
                <w:lang w:val="en-US"/>
              </w:rPr>
              <w:t>Nguyễn Quốc Thịnh</w:t>
            </w:r>
          </w:p>
        </w:tc>
        <w:tc>
          <w:tcPr>
            <w:tcW w:w="2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A80297" w14:textId="7FA6830B" w:rsidR="00701607" w:rsidRDefault="00701607" w:rsidP="00C47E3C">
            <w:r>
              <w:t>100%</w:t>
            </w:r>
          </w:p>
        </w:tc>
      </w:tr>
      <w:tr w:rsidR="006C4A34" w:rsidRPr="00AF25D2" w14:paraId="5B4F8468" w14:textId="77777777" w:rsidTr="00C47E3C">
        <w:trPr>
          <w:trHeight w:val="449"/>
        </w:trPr>
        <w:tc>
          <w:tcPr>
            <w:tcW w:w="100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66D03D" w14:textId="32F1DC62" w:rsidR="006C4A34" w:rsidRPr="009A7F07" w:rsidRDefault="009A7F07" w:rsidP="00C47E3C">
            <w:pPr>
              <w:rPr>
                <w:b/>
                <w:bCs/>
                <w:lang w:val="en-US"/>
              </w:rPr>
            </w:pPr>
            <w:r>
              <w:rPr>
                <w:b/>
                <w:bCs/>
                <w:lang w:val="en-US"/>
              </w:rPr>
              <w:t>PHÂN TÍCH KẾT QUẢ - TRẢ LỜI CÂU HỎI</w:t>
            </w:r>
          </w:p>
        </w:tc>
      </w:tr>
      <w:tr w:rsidR="006C4A34" w:rsidRPr="002A2881" w14:paraId="1DFD8D78" w14:textId="77777777" w:rsidTr="00C47E3C">
        <w:trPr>
          <w:trHeight w:val="449"/>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97783B" w14:textId="41790F90" w:rsidR="006C4A34" w:rsidRPr="004C7248" w:rsidRDefault="004C7248" w:rsidP="00C47E3C">
            <w:pPr>
              <w:rPr>
                <w:lang w:val="en-US"/>
              </w:rPr>
            </w:pPr>
            <w:r>
              <w:rPr>
                <w:lang w:val="en-US"/>
              </w:rPr>
              <w:t>Phân tích hiệu quả của các kỹ thuật</w:t>
            </w: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EC18DF" w14:textId="42EFCA12" w:rsidR="006C4A34" w:rsidRPr="002A2881" w:rsidRDefault="00701607" w:rsidP="00C47E3C">
            <w:r>
              <w:rPr>
                <w:noProof/>
                <w:sz w:val="26"/>
                <w:szCs w:val="26"/>
                <w:lang w:val="en-US"/>
              </w:rPr>
              <w:t>Nguyễn Quốc Thịnh</w:t>
            </w:r>
          </w:p>
        </w:tc>
        <w:tc>
          <w:tcPr>
            <w:tcW w:w="2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82E7A6" w14:textId="77777777" w:rsidR="006C4A34" w:rsidRPr="002A2881" w:rsidRDefault="006C4A34" w:rsidP="00C47E3C">
            <w:r>
              <w:t>100%</w:t>
            </w:r>
          </w:p>
        </w:tc>
      </w:tr>
      <w:tr w:rsidR="006C4A34" w:rsidRPr="002A2881" w14:paraId="2A702C4E" w14:textId="77777777" w:rsidTr="00C47E3C">
        <w:trPr>
          <w:trHeight w:val="449"/>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28F6FB" w14:textId="20C55D0C" w:rsidR="006C4A34" w:rsidRPr="004C7248" w:rsidRDefault="004C7248" w:rsidP="00C47E3C">
            <w:pPr>
              <w:rPr>
                <w:lang w:val="en-US"/>
              </w:rPr>
            </w:pPr>
            <w:r>
              <w:rPr>
                <w:lang w:val="en-US"/>
              </w:rPr>
              <w:t>Đánh giá, nhận xét, trả lời câu hỏi</w:t>
            </w: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97D279" w14:textId="6D2AE0EE" w:rsidR="006C4A34" w:rsidRPr="00701607" w:rsidRDefault="00701607" w:rsidP="00C47E3C">
            <w:pPr>
              <w:rPr>
                <w:lang w:val="en-US"/>
              </w:rPr>
            </w:pPr>
            <w:r>
              <w:rPr>
                <w:lang w:val="en-US"/>
              </w:rPr>
              <w:t>Tất cả</w:t>
            </w:r>
          </w:p>
        </w:tc>
        <w:tc>
          <w:tcPr>
            <w:tcW w:w="2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725D3F" w14:textId="77777777" w:rsidR="006C4A34" w:rsidRPr="002A2881" w:rsidRDefault="006C4A34" w:rsidP="00C47E3C">
            <w:r>
              <w:t>100%</w:t>
            </w:r>
          </w:p>
        </w:tc>
      </w:tr>
      <w:tr w:rsidR="008774A9" w:rsidRPr="002A2881" w14:paraId="10E60D4C" w14:textId="77777777" w:rsidTr="00C47E3C">
        <w:trPr>
          <w:trHeight w:val="449"/>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6ACB7" w14:textId="12B5FEA3" w:rsidR="008774A9" w:rsidRDefault="008774A9" w:rsidP="00C47E3C">
            <w:pPr>
              <w:rPr>
                <w:lang w:val="en-US"/>
              </w:rPr>
            </w:pPr>
            <w:r>
              <w:rPr>
                <w:lang w:val="en-US"/>
              </w:rPr>
              <w:t>Viết báo cáo</w:t>
            </w: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4CCD43" w14:textId="5E35CFBB" w:rsidR="008774A9" w:rsidRPr="00701607" w:rsidRDefault="00701607" w:rsidP="00C47E3C">
            <w:pPr>
              <w:rPr>
                <w:lang w:val="en-US"/>
              </w:rPr>
            </w:pPr>
            <w:r>
              <w:rPr>
                <w:lang w:val="en-US"/>
              </w:rPr>
              <w:t>Tất cả</w:t>
            </w:r>
          </w:p>
        </w:tc>
        <w:tc>
          <w:tcPr>
            <w:tcW w:w="20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6B4294" w14:textId="12DD31C1" w:rsidR="008774A9" w:rsidRDefault="00701607" w:rsidP="00C47E3C">
            <w:r>
              <w:t>100%</w:t>
            </w:r>
          </w:p>
        </w:tc>
      </w:tr>
    </w:tbl>
    <w:p w14:paraId="5220BCC0" w14:textId="4CF5F315" w:rsidR="00923C40" w:rsidRDefault="00923C40" w:rsidP="00923C40">
      <w:pPr>
        <w:rPr>
          <w:lang w:val="en-US" w:eastAsia="ja-JP"/>
        </w:rPr>
      </w:pPr>
    </w:p>
    <w:p w14:paraId="127B4499" w14:textId="1E035E80" w:rsidR="00923C40" w:rsidRDefault="00923C40" w:rsidP="00923C40">
      <w:pPr>
        <w:rPr>
          <w:lang w:val="en-US" w:eastAsia="ja-JP"/>
        </w:rPr>
      </w:pPr>
    </w:p>
    <w:p w14:paraId="024D21D5" w14:textId="641786DF" w:rsidR="00923C40" w:rsidRDefault="00923C40" w:rsidP="00923C40">
      <w:pPr>
        <w:rPr>
          <w:lang w:val="en-US" w:eastAsia="ja-JP"/>
        </w:rPr>
      </w:pPr>
    </w:p>
    <w:p w14:paraId="759E1671" w14:textId="4CCFE071" w:rsidR="00923C40" w:rsidRDefault="00923C40" w:rsidP="00923C40">
      <w:pPr>
        <w:rPr>
          <w:lang w:val="en-US" w:eastAsia="ja-JP"/>
        </w:rPr>
      </w:pPr>
    </w:p>
    <w:p w14:paraId="5DE21E66" w14:textId="46B5169B" w:rsidR="00923C40" w:rsidRDefault="00923C40" w:rsidP="00923C40">
      <w:pPr>
        <w:rPr>
          <w:lang w:val="en-US" w:eastAsia="ja-JP"/>
        </w:rPr>
      </w:pPr>
    </w:p>
    <w:p w14:paraId="2C311333" w14:textId="71BA4BAA" w:rsidR="00923C40" w:rsidRDefault="00923C40" w:rsidP="00923C40">
      <w:pPr>
        <w:rPr>
          <w:lang w:val="en-US" w:eastAsia="ja-JP"/>
        </w:rPr>
      </w:pPr>
    </w:p>
    <w:p w14:paraId="12F5A52F" w14:textId="74CEA941" w:rsidR="00923C40" w:rsidRDefault="00923C40" w:rsidP="00923C40">
      <w:pPr>
        <w:rPr>
          <w:lang w:val="en-US" w:eastAsia="ja-JP"/>
        </w:rPr>
      </w:pPr>
    </w:p>
    <w:p w14:paraId="374010C2" w14:textId="073B04BA" w:rsidR="00923C40" w:rsidRDefault="00923C40" w:rsidP="00923C40">
      <w:pPr>
        <w:rPr>
          <w:lang w:val="en-US" w:eastAsia="ja-JP"/>
        </w:rPr>
      </w:pPr>
    </w:p>
    <w:p w14:paraId="5C22FC76" w14:textId="453C25CA" w:rsidR="00923C40" w:rsidRDefault="00923C40" w:rsidP="00923C40">
      <w:pPr>
        <w:rPr>
          <w:lang w:val="en-US" w:eastAsia="ja-JP"/>
        </w:rPr>
      </w:pPr>
    </w:p>
    <w:p w14:paraId="1DAD795E" w14:textId="073B04BA" w:rsidR="00923C40" w:rsidRDefault="00923C40" w:rsidP="00923C40">
      <w:pPr>
        <w:pStyle w:val="Title"/>
      </w:pPr>
      <w:r>
        <w:t>ĐÁNH GIÁ THÀNH VIÊN NHÓM</w:t>
      </w:r>
    </w:p>
    <w:p w14:paraId="38A729BD" w14:textId="77777777" w:rsidR="00EA30C7" w:rsidRPr="00EA30C7" w:rsidRDefault="00EA30C7" w:rsidP="00EA30C7">
      <w:pPr>
        <w:rPr>
          <w:lang w:val="en-US" w:eastAsia="ja-JP"/>
        </w:rPr>
      </w:pPr>
    </w:p>
    <w:tbl>
      <w:tblPr>
        <w:tblStyle w:val="TableGrid"/>
        <w:tblW w:w="10440" w:type="dxa"/>
        <w:tblInd w:w="-545" w:type="dxa"/>
        <w:tblLook w:val="04A0" w:firstRow="1" w:lastRow="0" w:firstColumn="1" w:lastColumn="0" w:noHBand="0" w:noVBand="1"/>
      </w:tblPr>
      <w:tblGrid>
        <w:gridCol w:w="2700"/>
        <w:gridCol w:w="1710"/>
        <w:gridCol w:w="1620"/>
        <w:gridCol w:w="1620"/>
        <w:gridCol w:w="1800"/>
        <w:gridCol w:w="990"/>
      </w:tblGrid>
      <w:tr w:rsidR="002B56C0" w14:paraId="7ADA5F17" w14:textId="3558E158" w:rsidTr="00A010BF">
        <w:tc>
          <w:tcPr>
            <w:tcW w:w="2700" w:type="dxa"/>
          </w:tcPr>
          <w:p w14:paraId="0C3A35A5" w14:textId="77111A13" w:rsidR="002B56C0" w:rsidRPr="002B56C0" w:rsidRDefault="002B56C0" w:rsidP="002B56C0">
            <w:pPr>
              <w:rPr>
                <w:b/>
                <w:bCs/>
                <w:szCs w:val="28"/>
                <w:lang w:val="en-US"/>
              </w:rPr>
            </w:pPr>
            <w:r w:rsidRPr="002B56C0">
              <w:rPr>
                <w:b/>
                <w:bCs/>
                <w:szCs w:val="28"/>
                <w:lang w:val="en-US"/>
              </w:rPr>
              <w:t>Tiêu chí đánh giá</w:t>
            </w:r>
          </w:p>
        </w:tc>
        <w:tc>
          <w:tcPr>
            <w:tcW w:w="1710" w:type="dxa"/>
          </w:tcPr>
          <w:p w14:paraId="3028A61A" w14:textId="197FFC3F" w:rsidR="002B56C0" w:rsidRPr="002B56C0" w:rsidRDefault="002B56C0" w:rsidP="002B56C0">
            <w:pPr>
              <w:rPr>
                <w:szCs w:val="28"/>
                <w:lang w:val="en-US"/>
              </w:rPr>
            </w:pPr>
            <w:r w:rsidRPr="002B56C0">
              <w:rPr>
                <w:szCs w:val="28"/>
                <w:lang w:val="en-US"/>
              </w:rPr>
              <w:t xml:space="preserve">Phân công </w:t>
            </w:r>
            <w:r w:rsidR="00A010BF">
              <w:rPr>
                <w:szCs w:val="28"/>
                <w:lang w:val="en-US"/>
              </w:rPr>
              <w:t xml:space="preserve">&amp; </w:t>
            </w:r>
            <w:r w:rsidRPr="002B56C0">
              <w:rPr>
                <w:szCs w:val="28"/>
                <w:lang w:val="en-US"/>
              </w:rPr>
              <w:t>đóng góp</w:t>
            </w:r>
            <w:r w:rsidR="00A010BF">
              <w:rPr>
                <w:szCs w:val="28"/>
                <w:lang w:val="en-US"/>
              </w:rPr>
              <w:t xml:space="preserve"> </w:t>
            </w:r>
            <w:r w:rsidR="008309DE">
              <w:rPr>
                <w:szCs w:val="28"/>
                <w:lang w:val="en-US"/>
              </w:rPr>
              <w:t>(</w:t>
            </w:r>
            <w:r w:rsidR="007D617A">
              <w:rPr>
                <w:szCs w:val="28"/>
                <w:lang w:val="en-US"/>
              </w:rPr>
              <w:t>30</w:t>
            </w:r>
            <w:r w:rsidR="008309DE">
              <w:rPr>
                <w:szCs w:val="28"/>
                <w:lang w:val="en-US"/>
              </w:rPr>
              <w:t>)</w:t>
            </w:r>
          </w:p>
        </w:tc>
        <w:tc>
          <w:tcPr>
            <w:tcW w:w="1620" w:type="dxa"/>
          </w:tcPr>
          <w:p w14:paraId="2278FEE6" w14:textId="28313807" w:rsidR="002B56C0" w:rsidRPr="002B56C0" w:rsidRDefault="002B56C0" w:rsidP="002B56C0">
            <w:pPr>
              <w:rPr>
                <w:szCs w:val="28"/>
                <w:lang w:val="en-US"/>
              </w:rPr>
            </w:pPr>
            <w:r w:rsidRPr="002B56C0">
              <w:rPr>
                <w:szCs w:val="28"/>
                <w:lang w:val="en-US"/>
              </w:rPr>
              <w:t>Kỹ năng làm việc nhóm</w:t>
            </w:r>
            <w:r w:rsidR="008309DE">
              <w:rPr>
                <w:szCs w:val="28"/>
                <w:lang w:val="en-US"/>
              </w:rPr>
              <w:t xml:space="preserve"> (2</w:t>
            </w:r>
            <w:r w:rsidR="007D617A">
              <w:rPr>
                <w:szCs w:val="28"/>
                <w:lang w:val="en-US"/>
              </w:rPr>
              <w:t>0</w:t>
            </w:r>
            <w:r w:rsidR="008309DE">
              <w:rPr>
                <w:szCs w:val="28"/>
                <w:lang w:val="en-US"/>
              </w:rPr>
              <w:t>)</w:t>
            </w:r>
          </w:p>
        </w:tc>
        <w:tc>
          <w:tcPr>
            <w:tcW w:w="1620" w:type="dxa"/>
          </w:tcPr>
          <w:p w14:paraId="16D79406" w14:textId="5F7F0D61" w:rsidR="002B56C0" w:rsidRPr="002B56C0" w:rsidRDefault="002B56C0" w:rsidP="002B56C0">
            <w:pPr>
              <w:rPr>
                <w:szCs w:val="28"/>
                <w:lang w:val="en-US"/>
              </w:rPr>
            </w:pPr>
            <w:r w:rsidRPr="002B56C0">
              <w:rPr>
                <w:szCs w:val="28"/>
                <w:lang w:val="en-US"/>
              </w:rPr>
              <w:t>Tính kịp thời</w:t>
            </w:r>
            <w:r w:rsidR="008309DE">
              <w:rPr>
                <w:szCs w:val="28"/>
                <w:lang w:val="en-US"/>
              </w:rPr>
              <w:t xml:space="preserve"> (</w:t>
            </w:r>
            <w:r w:rsidR="007D617A">
              <w:rPr>
                <w:szCs w:val="28"/>
                <w:lang w:val="en-US"/>
              </w:rPr>
              <w:t>20</w:t>
            </w:r>
            <w:r w:rsidR="008309DE">
              <w:rPr>
                <w:szCs w:val="28"/>
                <w:lang w:val="en-US"/>
              </w:rPr>
              <w:t>)</w:t>
            </w:r>
          </w:p>
        </w:tc>
        <w:tc>
          <w:tcPr>
            <w:tcW w:w="1800" w:type="dxa"/>
          </w:tcPr>
          <w:p w14:paraId="6756752E" w14:textId="10685EF8" w:rsidR="002B56C0" w:rsidRPr="002B56C0" w:rsidRDefault="002B56C0" w:rsidP="002B56C0">
            <w:pPr>
              <w:rPr>
                <w:szCs w:val="28"/>
                <w:lang w:val="en-US"/>
              </w:rPr>
            </w:pPr>
            <w:r w:rsidRPr="002B56C0">
              <w:rPr>
                <w:szCs w:val="28"/>
                <w:lang w:val="en-US"/>
              </w:rPr>
              <w:t>Chất lượng công việc</w:t>
            </w:r>
            <w:r w:rsidR="008309DE">
              <w:rPr>
                <w:szCs w:val="28"/>
                <w:lang w:val="en-US"/>
              </w:rPr>
              <w:t xml:space="preserve"> (30)</w:t>
            </w:r>
          </w:p>
        </w:tc>
        <w:tc>
          <w:tcPr>
            <w:tcW w:w="990" w:type="dxa"/>
          </w:tcPr>
          <w:p w14:paraId="2DC9C0E4" w14:textId="7F938DA8" w:rsidR="002B56C0" w:rsidRPr="002B56C0" w:rsidRDefault="002B56C0" w:rsidP="002B56C0">
            <w:pPr>
              <w:rPr>
                <w:b/>
                <w:bCs/>
                <w:lang w:val="en-US"/>
              </w:rPr>
            </w:pPr>
            <w:r w:rsidRPr="002B56C0">
              <w:rPr>
                <w:b/>
                <w:bCs/>
                <w:lang w:val="en-US"/>
              </w:rPr>
              <w:t>Tổng quan</w:t>
            </w:r>
            <w:r w:rsidR="00114C84">
              <w:rPr>
                <w:b/>
                <w:bCs/>
                <w:lang w:val="en-US"/>
              </w:rPr>
              <w:t xml:space="preserve"> (100)</w:t>
            </w:r>
          </w:p>
        </w:tc>
      </w:tr>
      <w:tr w:rsidR="002B56C0" w14:paraId="2B547932" w14:textId="6A80159F" w:rsidTr="008309DE">
        <w:tc>
          <w:tcPr>
            <w:tcW w:w="2700" w:type="dxa"/>
          </w:tcPr>
          <w:p w14:paraId="6A84B968" w14:textId="77777777" w:rsidR="002B56C0" w:rsidRPr="002B56C0" w:rsidRDefault="002B56C0" w:rsidP="002B56C0">
            <w:pPr>
              <w:rPr>
                <w:b/>
                <w:bCs/>
                <w:szCs w:val="28"/>
                <w:lang w:val="en-US"/>
              </w:rPr>
            </w:pPr>
            <w:r w:rsidRPr="002B56C0">
              <w:rPr>
                <w:b/>
                <w:bCs/>
                <w:szCs w:val="28"/>
                <w:lang w:val="en-US"/>
              </w:rPr>
              <w:t>Ngô Thanh Thanh</w:t>
            </w:r>
          </w:p>
          <w:p w14:paraId="267EFF73" w14:textId="217E7F68" w:rsidR="002B56C0" w:rsidRPr="002B56C0" w:rsidRDefault="002B56C0" w:rsidP="002B56C0">
            <w:pPr>
              <w:rPr>
                <w:b/>
                <w:bCs/>
                <w:szCs w:val="28"/>
                <w:lang w:val="en-US"/>
              </w:rPr>
            </w:pPr>
            <w:r w:rsidRPr="002B56C0">
              <w:rPr>
                <w:b/>
                <w:bCs/>
                <w:szCs w:val="28"/>
                <w:lang w:val="en-US"/>
              </w:rPr>
              <w:t>21110643</w:t>
            </w:r>
          </w:p>
        </w:tc>
        <w:tc>
          <w:tcPr>
            <w:tcW w:w="1710" w:type="dxa"/>
          </w:tcPr>
          <w:p w14:paraId="711AAF9F" w14:textId="3C01E410" w:rsidR="002B56C0" w:rsidRPr="002B56C0" w:rsidRDefault="00A90B15" w:rsidP="002B56C0">
            <w:pPr>
              <w:rPr>
                <w:szCs w:val="28"/>
                <w:lang w:val="en-US"/>
              </w:rPr>
            </w:pPr>
            <w:r>
              <w:rPr>
                <w:szCs w:val="28"/>
                <w:lang w:val="en-US"/>
              </w:rPr>
              <w:t>25</w:t>
            </w:r>
          </w:p>
        </w:tc>
        <w:tc>
          <w:tcPr>
            <w:tcW w:w="1620" w:type="dxa"/>
          </w:tcPr>
          <w:p w14:paraId="27D06697" w14:textId="530A71A1" w:rsidR="002B56C0" w:rsidRPr="002B56C0" w:rsidRDefault="00A90B15" w:rsidP="002B56C0">
            <w:pPr>
              <w:rPr>
                <w:szCs w:val="28"/>
                <w:lang w:val="en-US"/>
              </w:rPr>
            </w:pPr>
            <w:r>
              <w:rPr>
                <w:szCs w:val="28"/>
                <w:lang w:val="en-US"/>
              </w:rPr>
              <w:t>20</w:t>
            </w:r>
          </w:p>
        </w:tc>
        <w:tc>
          <w:tcPr>
            <w:tcW w:w="1620" w:type="dxa"/>
          </w:tcPr>
          <w:p w14:paraId="00FC8434" w14:textId="3BFDBF9D" w:rsidR="002B56C0" w:rsidRPr="002B56C0" w:rsidRDefault="00A90B15" w:rsidP="002B56C0">
            <w:pPr>
              <w:rPr>
                <w:szCs w:val="28"/>
                <w:lang w:val="en-US"/>
              </w:rPr>
            </w:pPr>
            <w:r>
              <w:rPr>
                <w:szCs w:val="28"/>
                <w:lang w:val="en-US"/>
              </w:rPr>
              <w:t>15</w:t>
            </w:r>
          </w:p>
        </w:tc>
        <w:tc>
          <w:tcPr>
            <w:tcW w:w="1800" w:type="dxa"/>
          </w:tcPr>
          <w:p w14:paraId="72686E18" w14:textId="1B817EB2" w:rsidR="002B56C0" w:rsidRPr="002B56C0" w:rsidRDefault="00A90B15" w:rsidP="002B56C0">
            <w:pPr>
              <w:rPr>
                <w:szCs w:val="28"/>
                <w:lang w:val="en-US"/>
              </w:rPr>
            </w:pPr>
            <w:r>
              <w:rPr>
                <w:szCs w:val="28"/>
                <w:lang w:val="en-US"/>
              </w:rPr>
              <w:t>25</w:t>
            </w:r>
          </w:p>
        </w:tc>
        <w:tc>
          <w:tcPr>
            <w:tcW w:w="990" w:type="dxa"/>
          </w:tcPr>
          <w:p w14:paraId="4ECA708B" w14:textId="42B3B321" w:rsidR="002B56C0" w:rsidRPr="002B56C0" w:rsidRDefault="00A90B15" w:rsidP="002B56C0">
            <w:pPr>
              <w:rPr>
                <w:b/>
                <w:bCs/>
                <w:lang w:val="en-US"/>
              </w:rPr>
            </w:pPr>
            <w:r>
              <w:rPr>
                <w:b/>
                <w:bCs/>
                <w:lang w:val="en-US"/>
              </w:rPr>
              <w:t>85</w:t>
            </w:r>
          </w:p>
        </w:tc>
      </w:tr>
      <w:tr w:rsidR="002B56C0" w14:paraId="54399312" w14:textId="44810076" w:rsidTr="008309DE">
        <w:tc>
          <w:tcPr>
            <w:tcW w:w="2700" w:type="dxa"/>
          </w:tcPr>
          <w:p w14:paraId="62BA3686" w14:textId="486649D4" w:rsidR="002B56C0" w:rsidRPr="002B56C0" w:rsidRDefault="002B56C0" w:rsidP="002B56C0">
            <w:pPr>
              <w:rPr>
                <w:b/>
                <w:bCs/>
                <w:szCs w:val="28"/>
                <w:lang w:val="en-US"/>
              </w:rPr>
            </w:pPr>
            <w:r w:rsidRPr="002B56C0">
              <w:rPr>
                <w:b/>
                <w:bCs/>
                <w:szCs w:val="28"/>
                <w:lang w:val="en-US"/>
              </w:rPr>
              <w:t>Vũ Thị Bích Ngọc 21110905</w:t>
            </w:r>
          </w:p>
        </w:tc>
        <w:tc>
          <w:tcPr>
            <w:tcW w:w="1710" w:type="dxa"/>
          </w:tcPr>
          <w:p w14:paraId="1CCA97D6" w14:textId="4D67CB1E" w:rsidR="002B56C0" w:rsidRPr="002B56C0" w:rsidRDefault="00A90B15" w:rsidP="002B56C0">
            <w:pPr>
              <w:rPr>
                <w:szCs w:val="28"/>
                <w:lang w:val="en-US"/>
              </w:rPr>
            </w:pPr>
            <w:r>
              <w:rPr>
                <w:szCs w:val="28"/>
                <w:lang w:val="en-US"/>
              </w:rPr>
              <w:t>25</w:t>
            </w:r>
          </w:p>
        </w:tc>
        <w:tc>
          <w:tcPr>
            <w:tcW w:w="1620" w:type="dxa"/>
          </w:tcPr>
          <w:p w14:paraId="232FA876" w14:textId="37A22D6A" w:rsidR="002B56C0" w:rsidRPr="002B56C0" w:rsidRDefault="00A90B15" w:rsidP="002B56C0">
            <w:pPr>
              <w:rPr>
                <w:szCs w:val="28"/>
                <w:lang w:val="en-US"/>
              </w:rPr>
            </w:pPr>
            <w:r>
              <w:rPr>
                <w:szCs w:val="28"/>
                <w:lang w:val="en-US"/>
              </w:rPr>
              <w:t>15</w:t>
            </w:r>
          </w:p>
        </w:tc>
        <w:tc>
          <w:tcPr>
            <w:tcW w:w="1620" w:type="dxa"/>
          </w:tcPr>
          <w:p w14:paraId="765E87C9" w14:textId="7E3FD4D8" w:rsidR="002B56C0" w:rsidRPr="002B56C0" w:rsidRDefault="00A90B15" w:rsidP="002B56C0">
            <w:pPr>
              <w:rPr>
                <w:szCs w:val="28"/>
                <w:lang w:val="en-US"/>
              </w:rPr>
            </w:pPr>
            <w:r>
              <w:rPr>
                <w:szCs w:val="28"/>
                <w:lang w:val="en-US"/>
              </w:rPr>
              <w:t>20</w:t>
            </w:r>
          </w:p>
        </w:tc>
        <w:tc>
          <w:tcPr>
            <w:tcW w:w="1800" w:type="dxa"/>
          </w:tcPr>
          <w:p w14:paraId="238C30D1" w14:textId="31B96EC5" w:rsidR="002B56C0" w:rsidRPr="002B56C0" w:rsidRDefault="00A90B15" w:rsidP="002B56C0">
            <w:pPr>
              <w:rPr>
                <w:szCs w:val="28"/>
                <w:lang w:val="en-US"/>
              </w:rPr>
            </w:pPr>
            <w:r>
              <w:rPr>
                <w:szCs w:val="28"/>
                <w:lang w:val="en-US"/>
              </w:rPr>
              <w:t>25</w:t>
            </w:r>
          </w:p>
        </w:tc>
        <w:tc>
          <w:tcPr>
            <w:tcW w:w="990" w:type="dxa"/>
          </w:tcPr>
          <w:p w14:paraId="23FB8A95" w14:textId="39003E2A" w:rsidR="002B56C0" w:rsidRPr="002B56C0" w:rsidRDefault="00A90B15" w:rsidP="002B56C0">
            <w:pPr>
              <w:rPr>
                <w:b/>
                <w:bCs/>
                <w:lang w:val="en-US"/>
              </w:rPr>
            </w:pPr>
            <w:r>
              <w:rPr>
                <w:b/>
                <w:bCs/>
                <w:lang w:val="en-US"/>
              </w:rPr>
              <w:t>85</w:t>
            </w:r>
          </w:p>
        </w:tc>
      </w:tr>
      <w:tr w:rsidR="002B56C0" w14:paraId="0B6F6C79" w14:textId="08872435" w:rsidTr="008309DE">
        <w:tc>
          <w:tcPr>
            <w:tcW w:w="2700" w:type="dxa"/>
          </w:tcPr>
          <w:p w14:paraId="37D587DC" w14:textId="77777777" w:rsidR="002B56C0" w:rsidRPr="002B56C0" w:rsidRDefault="002B56C0" w:rsidP="002B56C0">
            <w:pPr>
              <w:rPr>
                <w:b/>
                <w:bCs/>
                <w:szCs w:val="28"/>
                <w:lang w:val="en-US"/>
              </w:rPr>
            </w:pPr>
            <w:r w:rsidRPr="002B56C0">
              <w:rPr>
                <w:b/>
                <w:bCs/>
                <w:szCs w:val="28"/>
                <w:lang w:val="en-US"/>
              </w:rPr>
              <w:t xml:space="preserve">Nguyễn Quốc Thịnh </w:t>
            </w:r>
          </w:p>
          <w:p w14:paraId="3FCC0EE1" w14:textId="481063E8" w:rsidR="002B56C0" w:rsidRPr="002B56C0" w:rsidRDefault="002B56C0" w:rsidP="002B56C0">
            <w:pPr>
              <w:rPr>
                <w:b/>
                <w:bCs/>
                <w:szCs w:val="28"/>
                <w:lang w:val="en-US"/>
              </w:rPr>
            </w:pPr>
            <w:r w:rsidRPr="002B56C0">
              <w:rPr>
                <w:b/>
                <w:bCs/>
                <w:szCs w:val="28"/>
                <w:lang w:val="en-US"/>
              </w:rPr>
              <w:t>21110661</w:t>
            </w:r>
          </w:p>
        </w:tc>
        <w:tc>
          <w:tcPr>
            <w:tcW w:w="1710" w:type="dxa"/>
          </w:tcPr>
          <w:p w14:paraId="12639273" w14:textId="78855ABE" w:rsidR="002B56C0" w:rsidRPr="002B56C0" w:rsidRDefault="00A90B15" w:rsidP="002B56C0">
            <w:pPr>
              <w:rPr>
                <w:szCs w:val="28"/>
                <w:lang w:val="en-US"/>
              </w:rPr>
            </w:pPr>
            <w:r>
              <w:rPr>
                <w:szCs w:val="28"/>
                <w:lang w:val="en-US"/>
              </w:rPr>
              <w:t>25</w:t>
            </w:r>
          </w:p>
        </w:tc>
        <w:tc>
          <w:tcPr>
            <w:tcW w:w="1620" w:type="dxa"/>
          </w:tcPr>
          <w:p w14:paraId="10F60EE9" w14:textId="5BF179DA" w:rsidR="002B56C0" w:rsidRPr="002B56C0" w:rsidRDefault="00A90B15" w:rsidP="002B56C0">
            <w:pPr>
              <w:rPr>
                <w:szCs w:val="28"/>
                <w:lang w:val="en-US"/>
              </w:rPr>
            </w:pPr>
            <w:r>
              <w:rPr>
                <w:szCs w:val="28"/>
                <w:lang w:val="en-US"/>
              </w:rPr>
              <w:t>20</w:t>
            </w:r>
          </w:p>
        </w:tc>
        <w:tc>
          <w:tcPr>
            <w:tcW w:w="1620" w:type="dxa"/>
          </w:tcPr>
          <w:p w14:paraId="4AA6BEE9" w14:textId="7CC38019" w:rsidR="002B56C0" w:rsidRPr="002B56C0" w:rsidRDefault="00A90B15" w:rsidP="002B56C0">
            <w:pPr>
              <w:rPr>
                <w:szCs w:val="28"/>
                <w:lang w:val="en-US"/>
              </w:rPr>
            </w:pPr>
            <w:r>
              <w:rPr>
                <w:szCs w:val="28"/>
                <w:lang w:val="en-US"/>
              </w:rPr>
              <w:t>15</w:t>
            </w:r>
          </w:p>
        </w:tc>
        <w:tc>
          <w:tcPr>
            <w:tcW w:w="1800" w:type="dxa"/>
          </w:tcPr>
          <w:p w14:paraId="79F6C84F" w14:textId="37B782FE" w:rsidR="002B56C0" w:rsidRPr="002B56C0" w:rsidRDefault="00A90B15" w:rsidP="002B56C0">
            <w:pPr>
              <w:rPr>
                <w:szCs w:val="28"/>
                <w:lang w:val="en-US"/>
              </w:rPr>
            </w:pPr>
            <w:r>
              <w:rPr>
                <w:szCs w:val="28"/>
                <w:lang w:val="en-US"/>
              </w:rPr>
              <w:t>25</w:t>
            </w:r>
          </w:p>
        </w:tc>
        <w:tc>
          <w:tcPr>
            <w:tcW w:w="990" w:type="dxa"/>
          </w:tcPr>
          <w:p w14:paraId="4384C5B1" w14:textId="444CB358" w:rsidR="002B56C0" w:rsidRPr="002B56C0" w:rsidRDefault="00A90B15" w:rsidP="002B56C0">
            <w:pPr>
              <w:rPr>
                <w:b/>
                <w:bCs/>
                <w:lang w:val="en-US"/>
              </w:rPr>
            </w:pPr>
            <w:r>
              <w:rPr>
                <w:b/>
                <w:bCs/>
                <w:lang w:val="en-US"/>
              </w:rPr>
              <w:t>85</w:t>
            </w:r>
          </w:p>
        </w:tc>
      </w:tr>
      <w:tr w:rsidR="002B56C0" w14:paraId="654AB9CA" w14:textId="18CA2255" w:rsidTr="008309DE">
        <w:tc>
          <w:tcPr>
            <w:tcW w:w="2700" w:type="dxa"/>
          </w:tcPr>
          <w:p w14:paraId="4CA1157A" w14:textId="09729D08" w:rsidR="002B56C0" w:rsidRPr="002B56C0" w:rsidRDefault="002B56C0" w:rsidP="002B56C0">
            <w:pPr>
              <w:rPr>
                <w:b/>
                <w:bCs/>
                <w:szCs w:val="28"/>
                <w:lang w:val="en-US"/>
              </w:rPr>
            </w:pPr>
            <w:r w:rsidRPr="002B56C0">
              <w:rPr>
                <w:b/>
                <w:bCs/>
                <w:szCs w:val="28"/>
                <w:lang w:val="en-US"/>
              </w:rPr>
              <w:t>Kiều Anh Thiên 21110746</w:t>
            </w:r>
          </w:p>
        </w:tc>
        <w:tc>
          <w:tcPr>
            <w:tcW w:w="1710" w:type="dxa"/>
          </w:tcPr>
          <w:p w14:paraId="5AC1DA03" w14:textId="6773DE28" w:rsidR="002B56C0" w:rsidRPr="002B56C0" w:rsidRDefault="00A90B15" w:rsidP="002B56C0">
            <w:pPr>
              <w:rPr>
                <w:szCs w:val="28"/>
                <w:lang w:val="en-US"/>
              </w:rPr>
            </w:pPr>
            <w:r>
              <w:rPr>
                <w:szCs w:val="28"/>
                <w:lang w:val="en-US"/>
              </w:rPr>
              <w:t>25</w:t>
            </w:r>
          </w:p>
        </w:tc>
        <w:tc>
          <w:tcPr>
            <w:tcW w:w="1620" w:type="dxa"/>
          </w:tcPr>
          <w:p w14:paraId="59D5861F" w14:textId="423BA3FE" w:rsidR="002B56C0" w:rsidRPr="002B56C0" w:rsidRDefault="00A90B15" w:rsidP="002B56C0">
            <w:pPr>
              <w:rPr>
                <w:szCs w:val="28"/>
                <w:lang w:val="en-US"/>
              </w:rPr>
            </w:pPr>
            <w:r>
              <w:rPr>
                <w:szCs w:val="28"/>
                <w:lang w:val="en-US"/>
              </w:rPr>
              <w:t>15</w:t>
            </w:r>
          </w:p>
        </w:tc>
        <w:tc>
          <w:tcPr>
            <w:tcW w:w="1620" w:type="dxa"/>
          </w:tcPr>
          <w:p w14:paraId="6F8735B7" w14:textId="3219D454" w:rsidR="002B56C0" w:rsidRPr="002B56C0" w:rsidRDefault="00A90B15" w:rsidP="002B56C0">
            <w:pPr>
              <w:rPr>
                <w:szCs w:val="28"/>
                <w:lang w:val="en-US"/>
              </w:rPr>
            </w:pPr>
            <w:r>
              <w:rPr>
                <w:szCs w:val="28"/>
                <w:lang w:val="en-US"/>
              </w:rPr>
              <w:t>15</w:t>
            </w:r>
          </w:p>
        </w:tc>
        <w:tc>
          <w:tcPr>
            <w:tcW w:w="1800" w:type="dxa"/>
          </w:tcPr>
          <w:p w14:paraId="3124A13F" w14:textId="71D6768E" w:rsidR="002B56C0" w:rsidRPr="002B56C0" w:rsidRDefault="00A90B15" w:rsidP="002B56C0">
            <w:pPr>
              <w:rPr>
                <w:szCs w:val="28"/>
                <w:lang w:val="en-US"/>
              </w:rPr>
            </w:pPr>
            <w:r>
              <w:rPr>
                <w:szCs w:val="28"/>
                <w:lang w:val="en-US"/>
              </w:rPr>
              <w:t>25</w:t>
            </w:r>
          </w:p>
        </w:tc>
        <w:tc>
          <w:tcPr>
            <w:tcW w:w="990" w:type="dxa"/>
          </w:tcPr>
          <w:p w14:paraId="1D93E734" w14:textId="4C8A1510" w:rsidR="002B56C0" w:rsidRPr="002B56C0" w:rsidRDefault="00A90B15" w:rsidP="002B56C0">
            <w:pPr>
              <w:rPr>
                <w:b/>
                <w:bCs/>
                <w:lang w:val="en-US"/>
              </w:rPr>
            </w:pPr>
            <w:r>
              <w:rPr>
                <w:b/>
                <w:bCs/>
                <w:lang w:val="en-US"/>
              </w:rPr>
              <w:t>80</w:t>
            </w:r>
          </w:p>
        </w:tc>
      </w:tr>
    </w:tbl>
    <w:p w14:paraId="19242EAF" w14:textId="1C1F9F9B" w:rsidR="00463C3E" w:rsidRDefault="00463C3E" w:rsidP="0037586C">
      <w:pPr>
        <w:pStyle w:val="BodyText"/>
        <w:spacing w:line="360" w:lineRule="auto"/>
        <w:rPr>
          <w:rFonts w:asciiTheme="majorHAnsi" w:hAnsiTheme="majorHAnsi" w:cstheme="majorHAnsi"/>
          <w:lang w:val="en-US"/>
        </w:rPr>
      </w:pPr>
    </w:p>
    <w:p w14:paraId="043AC159" w14:textId="5D18241C" w:rsidR="00463C3E" w:rsidRDefault="00463C3E" w:rsidP="0037586C">
      <w:pPr>
        <w:pStyle w:val="BodyText"/>
        <w:spacing w:line="360" w:lineRule="auto"/>
        <w:rPr>
          <w:rFonts w:asciiTheme="majorHAnsi" w:hAnsiTheme="majorHAnsi" w:cstheme="majorHAnsi"/>
          <w:lang w:val="en-US"/>
        </w:rPr>
      </w:pPr>
    </w:p>
    <w:p w14:paraId="022E2988" w14:textId="3FFBF456" w:rsidR="00463C3E" w:rsidRDefault="00463C3E" w:rsidP="0037586C">
      <w:pPr>
        <w:pStyle w:val="BodyText"/>
        <w:spacing w:line="360" w:lineRule="auto"/>
        <w:rPr>
          <w:rFonts w:asciiTheme="majorHAnsi" w:hAnsiTheme="majorHAnsi" w:cstheme="majorHAnsi"/>
          <w:lang w:val="en-US"/>
        </w:rPr>
      </w:pPr>
    </w:p>
    <w:p w14:paraId="3FD96E59" w14:textId="136B146B" w:rsidR="00463C3E" w:rsidRDefault="00463C3E" w:rsidP="0037586C">
      <w:pPr>
        <w:pStyle w:val="BodyText"/>
        <w:spacing w:line="360" w:lineRule="auto"/>
        <w:rPr>
          <w:rFonts w:asciiTheme="majorHAnsi" w:hAnsiTheme="majorHAnsi" w:cstheme="majorHAnsi"/>
          <w:lang w:val="en-US"/>
        </w:rPr>
      </w:pPr>
    </w:p>
    <w:p w14:paraId="0DFAF64F" w14:textId="6FC7F955" w:rsidR="00463C3E" w:rsidRDefault="00463C3E" w:rsidP="0037586C">
      <w:pPr>
        <w:pStyle w:val="BodyText"/>
        <w:spacing w:line="360" w:lineRule="auto"/>
        <w:rPr>
          <w:rFonts w:asciiTheme="majorHAnsi" w:hAnsiTheme="majorHAnsi" w:cstheme="majorHAnsi"/>
          <w:lang w:val="en-US"/>
        </w:rPr>
      </w:pPr>
    </w:p>
    <w:p w14:paraId="65B51A67" w14:textId="6FC2CA3D" w:rsidR="00463C3E" w:rsidRDefault="00463C3E" w:rsidP="0037586C">
      <w:pPr>
        <w:pStyle w:val="BodyText"/>
        <w:spacing w:line="360" w:lineRule="auto"/>
        <w:rPr>
          <w:rFonts w:asciiTheme="majorHAnsi" w:hAnsiTheme="majorHAnsi" w:cstheme="majorHAnsi"/>
          <w:lang w:val="en-US"/>
        </w:rPr>
      </w:pPr>
    </w:p>
    <w:p w14:paraId="1ED58AC9" w14:textId="013A07FB" w:rsidR="00463C3E" w:rsidRDefault="00463C3E" w:rsidP="0037586C">
      <w:pPr>
        <w:pStyle w:val="BodyText"/>
        <w:spacing w:line="360" w:lineRule="auto"/>
        <w:rPr>
          <w:rFonts w:asciiTheme="majorHAnsi" w:hAnsiTheme="majorHAnsi" w:cstheme="majorHAnsi"/>
          <w:lang w:val="en-US"/>
        </w:rPr>
      </w:pPr>
    </w:p>
    <w:p w14:paraId="2A50DC2F" w14:textId="7B1BD329" w:rsidR="00463C3E" w:rsidRDefault="00463C3E" w:rsidP="0037586C">
      <w:pPr>
        <w:pStyle w:val="BodyText"/>
        <w:spacing w:line="360" w:lineRule="auto"/>
        <w:rPr>
          <w:rFonts w:asciiTheme="majorHAnsi" w:hAnsiTheme="majorHAnsi" w:cstheme="majorHAnsi"/>
          <w:lang w:val="en-US"/>
        </w:rPr>
      </w:pPr>
    </w:p>
    <w:p w14:paraId="7580BA4C" w14:textId="6677FB81" w:rsidR="00463C3E" w:rsidRDefault="00463C3E" w:rsidP="0037586C">
      <w:pPr>
        <w:pStyle w:val="BodyText"/>
        <w:spacing w:line="360" w:lineRule="auto"/>
        <w:rPr>
          <w:rFonts w:asciiTheme="majorHAnsi" w:hAnsiTheme="majorHAnsi" w:cstheme="majorHAnsi"/>
          <w:lang w:val="en-US"/>
        </w:rPr>
      </w:pPr>
    </w:p>
    <w:p w14:paraId="23F8747C" w14:textId="0D996CC0" w:rsidR="00463C3E" w:rsidRDefault="00463C3E" w:rsidP="0037586C">
      <w:pPr>
        <w:pStyle w:val="BodyText"/>
        <w:spacing w:line="360" w:lineRule="auto"/>
        <w:rPr>
          <w:rFonts w:asciiTheme="majorHAnsi" w:hAnsiTheme="majorHAnsi" w:cstheme="majorHAnsi"/>
          <w:lang w:val="en-US"/>
        </w:rPr>
      </w:pPr>
    </w:p>
    <w:p w14:paraId="51EDC1F6" w14:textId="2936EDC2" w:rsidR="00463C3E" w:rsidRDefault="00463C3E" w:rsidP="0037586C">
      <w:pPr>
        <w:pStyle w:val="BodyText"/>
        <w:spacing w:line="360" w:lineRule="auto"/>
        <w:rPr>
          <w:rFonts w:asciiTheme="majorHAnsi" w:hAnsiTheme="majorHAnsi" w:cstheme="majorHAnsi"/>
          <w:lang w:val="en-US"/>
        </w:rPr>
      </w:pPr>
    </w:p>
    <w:p w14:paraId="3B4BFAD4" w14:textId="6CE25833" w:rsidR="00463C3E" w:rsidRDefault="00463C3E" w:rsidP="0037586C">
      <w:pPr>
        <w:pStyle w:val="BodyText"/>
        <w:spacing w:line="360" w:lineRule="auto"/>
        <w:rPr>
          <w:rFonts w:asciiTheme="majorHAnsi" w:hAnsiTheme="majorHAnsi" w:cstheme="majorHAnsi"/>
          <w:lang w:val="en-US"/>
        </w:rPr>
      </w:pPr>
    </w:p>
    <w:p w14:paraId="425E9DC7" w14:textId="42D7C1DF" w:rsidR="00463C3E" w:rsidRDefault="00463C3E" w:rsidP="0037586C">
      <w:pPr>
        <w:pStyle w:val="BodyText"/>
        <w:spacing w:line="360" w:lineRule="auto"/>
        <w:rPr>
          <w:rFonts w:asciiTheme="majorHAnsi" w:hAnsiTheme="majorHAnsi" w:cstheme="majorHAnsi"/>
          <w:lang w:val="en-US"/>
        </w:rPr>
      </w:pPr>
    </w:p>
    <w:p w14:paraId="6A355509" w14:textId="1B0C2FFC" w:rsidR="00463C3E" w:rsidRDefault="00463C3E" w:rsidP="0037586C">
      <w:pPr>
        <w:pStyle w:val="BodyText"/>
        <w:spacing w:line="360" w:lineRule="auto"/>
        <w:rPr>
          <w:rFonts w:asciiTheme="majorHAnsi" w:hAnsiTheme="majorHAnsi" w:cstheme="majorHAnsi"/>
          <w:lang w:val="en-US"/>
        </w:rPr>
      </w:pPr>
    </w:p>
    <w:p w14:paraId="3D9997BC" w14:textId="485EE22F" w:rsidR="00463C3E" w:rsidRDefault="00463C3E" w:rsidP="0037586C">
      <w:pPr>
        <w:pStyle w:val="BodyText"/>
        <w:spacing w:line="360" w:lineRule="auto"/>
        <w:rPr>
          <w:rFonts w:asciiTheme="majorHAnsi" w:hAnsiTheme="majorHAnsi" w:cstheme="majorHAnsi"/>
          <w:lang w:val="en-US"/>
        </w:rPr>
      </w:pPr>
    </w:p>
    <w:p w14:paraId="7B180B93" w14:textId="6480F2D2" w:rsidR="00463C3E" w:rsidRDefault="00463C3E" w:rsidP="0037586C">
      <w:pPr>
        <w:pStyle w:val="BodyText"/>
        <w:spacing w:line="360" w:lineRule="auto"/>
        <w:rPr>
          <w:rFonts w:asciiTheme="majorHAnsi" w:hAnsiTheme="majorHAnsi" w:cstheme="majorHAnsi"/>
          <w:lang w:val="en-US"/>
        </w:rPr>
      </w:pPr>
    </w:p>
    <w:p w14:paraId="41F05C33" w14:textId="3D0DD84F" w:rsidR="00463C3E" w:rsidRDefault="00463C3E" w:rsidP="0037586C">
      <w:pPr>
        <w:pStyle w:val="BodyText"/>
        <w:spacing w:line="360" w:lineRule="auto"/>
        <w:rPr>
          <w:rFonts w:asciiTheme="majorHAnsi" w:hAnsiTheme="majorHAnsi" w:cstheme="majorHAnsi"/>
          <w:lang w:val="en-US"/>
        </w:rPr>
      </w:pPr>
    </w:p>
    <w:p w14:paraId="573028FD" w14:textId="6DA14707" w:rsidR="00463C3E" w:rsidRDefault="00463C3E" w:rsidP="0037586C">
      <w:pPr>
        <w:pStyle w:val="BodyText"/>
        <w:spacing w:line="360" w:lineRule="auto"/>
        <w:rPr>
          <w:rFonts w:asciiTheme="majorHAnsi" w:hAnsiTheme="majorHAnsi" w:cstheme="majorHAnsi"/>
          <w:lang w:val="en-US"/>
        </w:rPr>
      </w:pPr>
    </w:p>
    <w:p w14:paraId="5F2EBE91" w14:textId="1F51B797" w:rsidR="00463C3E" w:rsidRDefault="00463C3E" w:rsidP="0037586C">
      <w:pPr>
        <w:pStyle w:val="BodyText"/>
        <w:spacing w:line="360" w:lineRule="auto"/>
        <w:rPr>
          <w:rFonts w:asciiTheme="majorHAnsi" w:hAnsiTheme="majorHAnsi" w:cstheme="majorHAnsi"/>
          <w:lang w:val="en-US"/>
        </w:rPr>
      </w:pPr>
    </w:p>
    <w:p w14:paraId="1CFCD973" w14:textId="4951843B" w:rsidR="00463C3E" w:rsidRDefault="00463C3E" w:rsidP="0037586C">
      <w:pPr>
        <w:pStyle w:val="BodyText"/>
        <w:spacing w:line="360" w:lineRule="auto"/>
        <w:rPr>
          <w:rFonts w:asciiTheme="majorHAnsi" w:hAnsiTheme="majorHAnsi" w:cstheme="majorBidi"/>
          <w:lang w:val="en-US"/>
        </w:rPr>
      </w:pPr>
    </w:p>
    <w:p w14:paraId="3496B8CE" w14:textId="77777777" w:rsidR="00463C3E" w:rsidRPr="0037586C" w:rsidRDefault="00463C3E" w:rsidP="0037586C">
      <w:pPr>
        <w:pStyle w:val="BodyText"/>
        <w:spacing w:line="360" w:lineRule="auto"/>
        <w:rPr>
          <w:rFonts w:asciiTheme="majorHAnsi" w:hAnsiTheme="majorHAnsi" w:cstheme="majorHAnsi"/>
          <w:lang w:val="en-US"/>
        </w:rPr>
      </w:pPr>
    </w:p>
    <w:p w14:paraId="655AACF5" w14:textId="6EBFA118" w:rsidR="00405F17" w:rsidRPr="0004757F" w:rsidRDefault="0042644A" w:rsidP="0018353E">
      <w:pPr>
        <w:spacing w:line="360" w:lineRule="auto"/>
        <w:jc w:val="center"/>
        <w:rPr>
          <w:rStyle w:val="BookTitle"/>
          <w:rFonts w:asciiTheme="majorHAnsi" w:eastAsia="Times New Roman" w:hAnsiTheme="majorHAnsi" w:cstheme="majorHAnsi"/>
          <w:i w:val="0"/>
          <w:iCs w:val="0"/>
          <w:color w:val="4471C4"/>
          <w:sz w:val="36"/>
          <w:szCs w:val="36"/>
          <w:lang w:val="en-US"/>
        </w:rPr>
      </w:pPr>
      <w:r w:rsidRPr="6911B371">
        <w:rPr>
          <w:rStyle w:val="BookTitle"/>
          <w:rFonts w:asciiTheme="majorHAnsi" w:eastAsia="Times New Roman" w:hAnsiTheme="majorHAnsi" w:cstheme="majorBidi"/>
          <w:i w:val="0"/>
          <w:color w:val="4471C4"/>
          <w:sz w:val="36"/>
          <w:szCs w:val="36"/>
          <w:lang w:val="en-US"/>
        </w:rPr>
        <w:t>M</w:t>
      </w:r>
      <w:r w:rsidR="0094616D" w:rsidRPr="6911B371">
        <w:rPr>
          <w:rStyle w:val="BookTitle"/>
          <w:rFonts w:asciiTheme="majorHAnsi" w:eastAsia="Times New Roman" w:hAnsiTheme="majorHAnsi" w:cstheme="majorBidi"/>
          <w:i w:val="0"/>
          <w:color w:val="4471C4"/>
          <w:sz w:val="36"/>
          <w:szCs w:val="36"/>
          <w:lang w:val="en-US"/>
        </w:rPr>
        <w:t>ỤC LỤC</w:t>
      </w:r>
    </w:p>
    <w:sdt>
      <w:sdtPr>
        <w:rPr>
          <w:rFonts w:asciiTheme="minorHAnsi" w:eastAsiaTheme="minorEastAsia" w:hAnsiTheme="minorHAnsi"/>
          <w:sz w:val="22"/>
        </w:rPr>
        <w:id w:val="1173070408"/>
        <w:docPartObj>
          <w:docPartGallery w:val="Table of Contents"/>
          <w:docPartUnique/>
        </w:docPartObj>
      </w:sdtPr>
      <w:sdtEndPr>
        <w:rPr>
          <w:b/>
          <w:bCs/>
          <w:sz w:val="28"/>
          <w:szCs w:val="28"/>
        </w:rPr>
      </w:sdtEndPr>
      <w:sdtContent>
        <w:p w14:paraId="359ACB8E" w14:textId="303F07F9" w:rsidR="008734F7" w:rsidRDefault="00097C54">
          <w:pPr>
            <w:pStyle w:val="TOC1"/>
            <w:tabs>
              <w:tab w:val="right" w:leader="dot" w:pos="9016"/>
            </w:tabs>
            <w:rPr>
              <w:rFonts w:asciiTheme="minorHAnsi" w:eastAsiaTheme="minorEastAsia" w:hAnsiTheme="minorHAnsi"/>
              <w:noProof/>
              <w:sz w:val="22"/>
              <w:lang w:val="en-US"/>
            </w:rPr>
          </w:pPr>
          <w:r w:rsidRPr="00FF0BE1">
            <w:rPr>
              <w:rFonts w:asciiTheme="majorHAnsi" w:hAnsiTheme="majorHAnsi" w:cstheme="majorBidi"/>
              <w:sz w:val="26"/>
              <w:szCs w:val="26"/>
            </w:rPr>
            <w:fldChar w:fldCharType="begin"/>
          </w:r>
          <w:r w:rsidRPr="6911B371">
            <w:rPr>
              <w:rFonts w:asciiTheme="majorHAnsi" w:hAnsiTheme="majorHAnsi" w:cstheme="majorBidi"/>
            </w:rPr>
            <w:instrText xml:space="preserve"> TOC \o "1-3" \h \z \u </w:instrText>
          </w:r>
          <w:r w:rsidRPr="00FF0BE1">
            <w:rPr>
              <w:rFonts w:asciiTheme="majorHAnsi" w:hAnsiTheme="majorHAnsi" w:cstheme="majorBidi"/>
              <w:sz w:val="26"/>
              <w:szCs w:val="26"/>
            </w:rPr>
            <w:fldChar w:fldCharType="separate"/>
          </w:r>
          <w:hyperlink w:anchor="_Toc167402992" w:history="1">
            <w:r w:rsidR="008734F7" w:rsidRPr="005F38BA">
              <w:rPr>
                <w:rStyle w:val="Hyperlink"/>
                <w:rFonts w:asciiTheme="majorHAnsi" w:eastAsia="Times New Roman" w:hAnsiTheme="majorHAnsi" w:cstheme="majorHAnsi"/>
                <w:b/>
                <w:bCs/>
                <w:noProof/>
                <w:spacing w:val="5"/>
                <w:lang w:val="en-US"/>
              </w:rPr>
              <w:t>PHẦN 1. PHÂN TÍCH DỮ LIỆU</w:t>
            </w:r>
            <w:r w:rsidR="008734F7">
              <w:rPr>
                <w:noProof/>
                <w:webHidden/>
              </w:rPr>
              <w:tab/>
            </w:r>
            <w:r w:rsidR="008734F7">
              <w:rPr>
                <w:noProof/>
                <w:webHidden/>
              </w:rPr>
              <w:fldChar w:fldCharType="begin"/>
            </w:r>
            <w:r w:rsidR="008734F7">
              <w:rPr>
                <w:noProof/>
                <w:webHidden/>
              </w:rPr>
              <w:instrText xml:space="preserve"> PAGEREF _Toc167402992 \h </w:instrText>
            </w:r>
            <w:r w:rsidR="008734F7">
              <w:rPr>
                <w:noProof/>
                <w:webHidden/>
              </w:rPr>
            </w:r>
            <w:r w:rsidR="008734F7">
              <w:rPr>
                <w:noProof/>
                <w:webHidden/>
              </w:rPr>
              <w:fldChar w:fldCharType="separate"/>
            </w:r>
            <w:r w:rsidR="008734F7">
              <w:rPr>
                <w:noProof/>
                <w:webHidden/>
              </w:rPr>
              <w:t>8</w:t>
            </w:r>
            <w:r w:rsidR="008734F7">
              <w:rPr>
                <w:noProof/>
                <w:webHidden/>
              </w:rPr>
              <w:fldChar w:fldCharType="end"/>
            </w:r>
          </w:hyperlink>
        </w:p>
        <w:p w14:paraId="0E7FE0FE" w14:textId="2F42CBD6" w:rsidR="008734F7" w:rsidRDefault="001D00DF">
          <w:pPr>
            <w:pStyle w:val="TOC2"/>
            <w:tabs>
              <w:tab w:val="right" w:leader="dot" w:pos="9016"/>
            </w:tabs>
            <w:rPr>
              <w:rFonts w:asciiTheme="minorHAnsi" w:eastAsiaTheme="minorEastAsia" w:hAnsiTheme="minorHAnsi"/>
              <w:noProof/>
              <w:sz w:val="22"/>
              <w:lang w:val="en-US"/>
            </w:rPr>
          </w:pPr>
          <w:hyperlink w:anchor="_Toc167402993" w:history="1">
            <w:r w:rsidR="008734F7" w:rsidRPr="005F38BA">
              <w:rPr>
                <w:rStyle w:val="Hyperlink"/>
                <w:rFonts w:asciiTheme="majorHAnsi" w:hAnsiTheme="majorHAnsi" w:cstheme="majorBidi"/>
                <w:b/>
                <w:bCs/>
                <w:noProof/>
                <w:lang w:val="en-US"/>
              </w:rPr>
              <w:t>1. Phát biểu về dữ liệu</w:t>
            </w:r>
            <w:r w:rsidR="008734F7">
              <w:rPr>
                <w:noProof/>
                <w:webHidden/>
              </w:rPr>
              <w:tab/>
            </w:r>
            <w:r w:rsidR="008734F7">
              <w:rPr>
                <w:noProof/>
                <w:webHidden/>
              </w:rPr>
              <w:fldChar w:fldCharType="begin"/>
            </w:r>
            <w:r w:rsidR="008734F7">
              <w:rPr>
                <w:noProof/>
                <w:webHidden/>
              </w:rPr>
              <w:instrText xml:space="preserve"> PAGEREF _Toc167402993 \h </w:instrText>
            </w:r>
            <w:r w:rsidR="008734F7">
              <w:rPr>
                <w:noProof/>
                <w:webHidden/>
              </w:rPr>
            </w:r>
            <w:r w:rsidR="008734F7">
              <w:rPr>
                <w:noProof/>
                <w:webHidden/>
              </w:rPr>
              <w:fldChar w:fldCharType="separate"/>
            </w:r>
            <w:r w:rsidR="008734F7">
              <w:rPr>
                <w:noProof/>
                <w:webHidden/>
              </w:rPr>
              <w:t>8</w:t>
            </w:r>
            <w:r w:rsidR="008734F7">
              <w:rPr>
                <w:noProof/>
                <w:webHidden/>
              </w:rPr>
              <w:fldChar w:fldCharType="end"/>
            </w:r>
          </w:hyperlink>
        </w:p>
        <w:p w14:paraId="5AE71656" w14:textId="59A37973" w:rsidR="008734F7" w:rsidRDefault="001D00DF">
          <w:pPr>
            <w:pStyle w:val="TOC3"/>
            <w:tabs>
              <w:tab w:val="right" w:leader="dot" w:pos="9016"/>
            </w:tabs>
            <w:rPr>
              <w:rFonts w:asciiTheme="minorHAnsi" w:eastAsiaTheme="minorEastAsia" w:hAnsiTheme="minorHAnsi"/>
              <w:noProof/>
              <w:sz w:val="22"/>
              <w:lang w:val="en-US"/>
            </w:rPr>
          </w:pPr>
          <w:hyperlink w:anchor="_Toc167402994" w:history="1">
            <w:r w:rsidR="008734F7" w:rsidRPr="005F38BA">
              <w:rPr>
                <w:rStyle w:val="Hyperlink"/>
                <w:rFonts w:eastAsia="Times New Roman"/>
                <w:b/>
                <w:bCs/>
                <w:noProof/>
                <w:spacing w:val="5"/>
                <w:lang w:val="en-US"/>
              </w:rPr>
              <w:t>1.1 Mô tả về dữ liệu</w:t>
            </w:r>
            <w:r w:rsidR="008734F7">
              <w:rPr>
                <w:noProof/>
                <w:webHidden/>
              </w:rPr>
              <w:tab/>
            </w:r>
            <w:r w:rsidR="008734F7">
              <w:rPr>
                <w:noProof/>
                <w:webHidden/>
              </w:rPr>
              <w:fldChar w:fldCharType="begin"/>
            </w:r>
            <w:r w:rsidR="008734F7">
              <w:rPr>
                <w:noProof/>
                <w:webHidden/>
              </w:rPr>
              <w:instrText xml:space="preserve"> PAGEREF _Toc167402994 \h </w:instrText>
            </w:r>
            <w:r w:rsidR="008734F7">
              <w:rPr>
                <w:noProof/>
                <w:webHidden/>
              </w:rPr>
            </w:r>
            <w:r w:rsidR="008734F7">
              <w:rPr>
                <w:noProof/>
                <w:webHidden/>
              </w:rPr>
              <w:fldChar w:fldCharType="separate"/>
            </w:r>
            <w:r w:rsidR="008734F7">
              <w:rPr>
                <w:noProof/>
                <w:webHidden/>
              </w:rPr>
              <w:t>8</w:t>
            </w:r>
            <w:r w:rsidR="008734F7">
              <w:rPr>
                <w:noProof/>
                <w:webHidden/>
              </w:rPr>
              <w:fldChar w:fldCharType="end"/>
            </w:r>
          </w:hyperlink>
        </w:p>
        <w:p w14:paraId="6E50C592" w14:textId="1EC84B7A" w:rsidR="008734F7" w:rsidRDefault="001D00DF">
          <w:pPr>
            <w:pStyle w:val="TOC3"/>
            <w:tabs>
              <w:tab w:val="right" w:leader="dot" w:pos="9016"/>
            </w:tabs>
            <w:rPr>
              <w:rFonts w:asciiTheme="minorHAnsi" w:eastAsiaTheme="minorEastAsia" w:hAnsiTheme="minorHAnsi"/>
              <w:noProof/>
              <w:sz w:val="22"/>
              <w:lang w:val="en-US"/>
            </w:rPr>
          </w:pPr>
          <w:hyperlink w:anchor="_Toc167402995" w:history="1">
            <w:r w:rsidR="008734F7" w:rsidRPr="005F38BA">
              <w:rPr>
                <w:rStyle w:val="Hyperlink"/>
                <w:rFonts w:eastAsia="Times New Roman"/>
                <w:b/>
                <w:bCs/>
                <w:noProof/>
                <w:lang w:val="en-US"/>
              </w:rPr>
              <w:t>1.2 Các trường của dữ liệu</w:t>
            </w:r>
            <w:r w:rsidR="008734F7">
              <w:rPr>
                <w:noProof/>
                <w:webHidden/>
              </w:rPr>
              <w:tab/>
            </w:r>
            <w:r w:rsidR="008734F7">
              <w:rPr>
                <w:noProof/>
                <w:webHidden/>
              </w:rPr>
              <w:fldChar w:fldCharType="begin"/>
            </w:r>
            <w:r w:rsidR="008734F7">
              <w:rPr>
                <w:noProof/>
                <w:webHidden/>
              </w:rPr>
              <w:instrText xml:space="preserve"> PAGEREF _Toc167402995 \h </w:instrText>
            </w:r>
            <w:r w:rsidR="008734F7">
              <w:rPr>
                <w:noProof/>
                <w:webHidden/>
              </w:rPr>
            </w:r>
            <w:r w:rsidR="008734F7">
              <w:rPr>
                <w:noProof/>
                <w:webHidden/>
              </w:rPr>
              <w:fldChar w:fldCharType="separate"/>
            </w:r>
            <w:r w:rsidR="008734F7">
              <w:rPr>
                <w:noProof/>
                <w:webHidden/>
              </w:rPr>
              <w:t>8</w:t>
            </w:r>
            <w:r w:rsidR="008734F7">
              <w:rPr>
                <w:noProof/>
                <w:webHidden/>
              </w:rPr>
              <w:fldChar w:fldCharType="end"/>
            </w:r>
          </w:hyperlink>
        </w:p>
        <w:p w14:paraId="2BB85432" w14:textId="73D9648D" w:rsidR="008734F7" w:rsidRDefault="001D00DF">
          <w:pPr>
            <w:pStyle w:val="TOC3"/>
            <w:tabs>
              <w:tab w:val="right" w:leader="dot" w:pos="9016"/>
            </w:tabs>
            <w:rPr>
              <w:rFonts w:asciiTheme="minorHAnsi" w:eastAsiaTheme="minorEastAsia" w:hAnsiTheme="minorHAnsi"/>
              <w:noProof/>
              <w:sz w:val="22"/>
              <w:lang w:val="en-US"/>
            </w:rPr>
          </w:pPr>
          <w:hyperlink w:anchor="_Toc167402996" w:history="1">
            <w:r w:rsidR="008734F7" w:rsidRPr="005F38BA">
              <w:rPr>
                <w:rStyle w:val="Hyperlink"/>
                <w:rFonts w:eastAsia="Times New Roman"/>
                <w:b/>
                <w:bCs/>
                <w:noProof/>
                <w:lang w:val="en-US"/>
              </w:rPr>
              <w:t>1.3 Đặc điểm của dữ liệu</w:t>
            </w:r>
            <w:r w:rsidR="008734F7">
              <w:rPr>
                <w:noProof/>
                <w:webHidden/>
              </w:rPr>
              <w:tab/>
            </w:r>
            <w:r w:rsidR="008734F7">
              <w:rPr>
                <w:noProof/>
                <w:webHidden/>
              </w:rPr>
              <w:fldChar w:fldCharType="begin"/>
            </w:r>
            <w:r w:rsidR="008734F7">
              <w:rPr>
                <w:noProof/>
                <w:webHidden/>
              </w:rPr>
              <w:instrText xml:space="preserve"> PAGEREF _Toc167402996 \h </w:instrText>
            </w:r>
            <w:r w:rsidR="008734F7">
              <w:rPr>
                <w:noProof/>
                <w:webHidden/>
              </w:rPr>
            </w:r>
            <w:r w:rsidR="008734F7">
              <w:rPr>
                <w:noProof/>
                <w:webHidden/>
              </w:rPr>
              <w:fldChar w:fldCharType="separate"/>
            </w:r>
            <w:r w:rsidR="008734F7">
              <w:rPr>
                <w:noProof/>
                <w:webHidden/>
              </w:rPr>
              <w:t>11</w:t>
            </w:r>
            <w:r w:rsidR="008734F7">
              <w:rPr>
                <w:noProof/>
                <w:webHidden/>
              </w:rPr>
              <w:fldChar w:fldCharType="end"/>
            </w:r>
          </w:hyperlink>
        </w:p>
        <w:p w14:paraId="5982DA34" w14:textId="0C96113F" w:rsidR="008734F7" w:rsidRDefault="001D00DF">
          <w:pPr>
            <w:pStyle w:val="TOC2"/>
            <w:tabs>
              <w:tab w:val="right" w:leader="dot" w:pos="9016"/>
            </w:tabs>
            <w:rPr>
              <w:rFonts w:asciiTheme="minorHAnsi" w:eastAsiaTheme="minorEastAsia" w:hAnsiTheme="minorHAnsi"/>
              <w:noProof/>
              <w:sz w:val="22"/>
              <w:lang w:val="en-US"/>
            </w:rPr>
          </w:pPr>
          <w:hyperlink w:anchor="_Toc167402997" w:history="1">
            <w:r w:rsidR="008734F7" w:rsidRPr="005F38BA">
              <w:rPr>
                <w:rStyle w:val="Hyperlink"/>
                <w:rFonts w:asciiTheme="majorHAnsi" w:hAnsiTheme="majorHAnsi" w:cstheme="majorHAnsi"/>
                <w:b/>
                <w:bCs/>
                <w:noProof/>
                <w:lang w:val="en-US"/>
              </w:rPr>
              <w:t>2. Ứng dụng tập dữ liệu</w:t>
            </w:r>
            <w:r w:rsidR="008734F7">
              <w:rPr>
                <w:noProof/>
                <w:webHidden/>
              </w:rPr>
              <w:tab/>
            </w:r>
            <w:r w:rsidR="008734F7">
              <w:rPr>
                <w:noProof/>
                <w:webHidden/>
              </w:rPr>
              <w:fldChar w:fldCharType="begin"/>
            </w:r>
            <w:r w:rsidR="008734F7">
              <w:rPr>
                <w:noProof/>
                <w:webHidden/>
              </w:rPr>
              <w:instrText xml:space="preserve"> PAGEREF _Toc167402997 \h </w:instrText>
            </w:r>
            <w:r w:rsidR="008734F7">
              <w:rPr>
                <w:noProof/>
                <w:webHidden/>
              </w:rPr>
            </w:r>
            <w:r w:rsidR="008734F7">
              <w:rPr>
                <w:noProof/>
                <w:webHidden/>
              </w:rPr>
              <w:fldChar w:fldCharType="separate"/>
            </w:r>
            <w:r w:rsidR="008734F7">
              <w:rPr>
                <w:noProof/>
                <w:webHidden/>
              </w:rPr>
              <w:t>17</w:t>
            </w:r>
            <w:r w:rsidR="008734F7">
              <w:rPr>
                <w:noProof/>
                <w:webHidden/>
              </w:rPr>
              <w:fldChar w:fldCharType="end"/>
            </w:r>
          </w:hyperlink>
        </w:p>
        <w:p w14:paraId="0BF9E724" w14:textId="0818FFA2" w:rsidR="008734F7" w:rsidRDefault="001D00DF">
          <w:pPr>
            <w:pStyle w:val="TOC1"/>
            <w:tabs>
              <w:tab w:val="right" w:leader="dot" w:pos="9016"/>
            </w:tabs>
            <w:rPr>
              <w:rFonts w:asciiTheme="minorHAnsi" w:eastAsiaTheme="minorEastAsia" w:hAnsiTheme="minorHAnsi"/>
              <w:noProof/>
              <w:sz w:val="22"/>
              <w:lang w:val="en-US"/>
            </w:rPr>
          </w:pPr>
          <w:hyperlink w:anchor="_Toc167402998" w:history="1">
            <w:r w:rsidR="008734F7" w:rsidRPr="005F38BA">
              <w:rPr>
                <w:rStyle w:val="Hyperlink"/>
                <w:rFonts w:asciiTheme="majorHAnsi" w:hAnsiTheme="majorHAnsi" w:cstheme="majorHAnsi"/>
                <w:b/>
                <w:bCs/>
                <w:noProof/>
                <w:lang w:val="en-US"/>
              </w:rPr>
              <w:t>PHẦN 2: PHÂN TÍCH CÁC KỸ THUẬT KHAI PHÁ ĐỐI VỚI TẬP DỮ LIỆU</w:t>
            </w:r>
            <w:r w:rsidR="008734F7">
              <w:rPr>
                <w:noProof/>
                <w:webHidden/>
              </w:rPr>
              <w:tab/>
            </w:r>
            <w:r w:rsidR="008734F7">
              <w:rPr>
                <w:noProof/>
                <w:webHidden/>
              </w:rPr>
              <w:fldChar w:fldCharType="begin"/>
            </w:r>
            <w:r w:rsidR="008734F7">
              <w:rPr>
                <w:noProof/>
                <w:webHidden/>
              </w:rPr>
              <w:instrText xml:space="preserve"> PAGEREF _Toc167402998 \h </w:instrText>
            </w:r>
            <w:r w:rsidR="008734F7">
              <w:rPr>
                <w:noProof/>
                <w:webHidden/>
              </w:rPr>
            </w:r>
            <w:r w:rsidR="008734F7">
              <w:rPr>
                <w:noProof/>
                <w:webHidden/>
              </w:rPr>
              <w:fldChar w:fldCharType="separate"/>
            </w:r>
            <w:r w:rsidR="008734F7">
              <w:rPr>
                <w:noProof/>
                <w:webHidden/>
              </w:rPr>
              <w:t>19</w:t>
            </w:r>
            <w:r w:rsidR="008734F7">
              <w:rPr>
                <w:noProof/>
                <w:webHidden/>
              </w:rPr>
              <w:fldChar w:fldCharType="end"/>
            </w:r>
          </w:hyperlink>
        </w:p>
        <w:p w14:paraId="0D251949" w14:textId="58380DA7" w:rsidR="008734F7" w:rsidRDefault="001D00DF">
          <w:pPr>
            <w:pStyle w:val="TOC2"/>
            <w:tabs>
              <w:tab w:val="right" w:leader="dot" w:pos="9016"/>
            </w:tabs>
            <w:rPr>
              <w:rFonts w:asciiTheme="minorHAnsi" w:eastAsiaTheme="minorEastAsia" w:hAnsiTheme="minorHAnsi"/>
              <w:noProof/>
              <w:sz w:val="22"/>
              <w:lang w:val="en-US"/>
            </w:rPr>
          </w:pPr>
          <w:hyperlink w:anchor="_Toc167402999" w:history="1">
            <w:r w:rsidR="008734F7" w:rsidRPr="005F38BA">
              <w:rPr>
                <w:rStyle w:val="Hyperlink"/>
                <w:rFonts w:asciiTheme="majorHAnsi" w:hAnsiTheme="majorHAnsi" w:cstheme="majorBidi"/>
                <w:b/>
                <w:bCs/>
                <w:noProof/>
                <w:lang w:val="en-US"/>
              </w:rPr>
              <w:t>2.1 Decision tree</w:t>
            </w:r>
            <w:r w:rsidR="008734F7">
              <w:rPr>
                <w:noProof/>
                <w:webHidden/>
              </w:rPr>
              <w:tab/>
            </w:r>
            <w:r w:rsidR="008734F7">
              <w:rPr>
                <w:noProof/>
                <w:webHidden/>
              </w:rPr>
              <w:fldChar w:fldCharType="begin"/>
            </w:r>
            <w:r w:rsidR="008734F7">
              <w:rPr>
                <w:noProof/>
                <w:webHidden/>
              </w:rPr>
              <w:instrText xml:space="preserve"> PAGEREF _Toc167402999 \h </w:instrText>
            </w:r>
            <w:r w:rsidR="008734F7">
              <w:rPr>
                <w:noProof/>
                <w:webHidden/>
              </w:rPr>
            </w:r>
            <w:r w:rsidR="008734F7">
              <w:rPr>
                <w:noProof/>
                <w:webHidden/>
              </w:rPr>
              <w:fldChar w:fldCharType="separate"/>
            </w:r>
            <w:r w:rsidR="008734F7">
              <w:rPr>
                <w:noProof/>
                <w:webHidden/>
              </w:rPr>
              <w:t>19</w:t>
            </w:r>
            <w:r w:rsidR="008734F7">
              <w:rPr>
                <w:noProof/>
                <w:webHidden/>
              </w:rPr>
              <w:fldChar w:fldCharType="end"/>
            </w:r>
          </w:hyperlink>
        </w:p>
        <w:p w14:paraId="6347CAC0" w14:textId="04E55707" w:rsidR="008734F7" w:rsidRDefault="001D00DF">
          <w:pPr>
            <w:pStyle w:val="TOC3"/>
            <w:tabs>
              <w:tab w:val="right" w:leader="dot" w:pos="9016"/>
            </w:tabs>
            <w:rPr>
              <w:rFonts w:asciiTheme="minorHAnsi" w:eastAsiaTheme="minorEastAsia" w:hAnsiTheme="minorHAnsi"/>
              <w:noProof/>
              <w:sz w:val="22"/>
              <w:lang w:val="en-US"/>
            </w:rPr>
          </w:pPr>
          <w:hyperlink w:anchor="_Toc167403000" w:history="1">
            <w:r w:rsidR="008734F7" w:rsidRPr="005F38BA">
              <w:rPr>
                <w:rStyle w:val="Hyperlink"/>
                <w:b/>
                <w:noProof/>
                <w:lang w:val="en-US"/>
              </w:rPr>
              <w:t>2.1.1 Sơ lược về lý thuyết</w:t>
            </w:r>
            <w:r w:rsidR="008734F7">
              <w:rPr>
                <w:noProof/>
                <w:webHidden/>
              </w:rPr>
              <w:tab/>
            </w:r>
            <w:r w:rsidR="008734F7">
              <w:rPr>
                <w:noProof/>
                <w:webHidden/>
              </w:rPr>
              <w:fldChar w:fldCharType="begin"/>
            </w:r>
            <w:r w:rsidR="008734F7">
              <w:rPr>
                <w:noProof/>
                <w:webHidden/>
              </w:rPr>
              <w:instrText xml:space="preserve"> PAGEREF _Toc167403000 \h </w:instrText>
            </w:r>
            <w:r w:rsidR="008734F7">
              <w:rPr>
                <w:noProof/>
                <w:webHidden/>
              </w:rPr>
            </w:r>
            <w:r w:rsidR="008734F7">
              <w:rPr>
                <w:noProof/>
                <w:webHidden/>
              </w:rPr>
              <w:fldChar w:fldCharType="separate"/>
            </w:r>
            <w:r w:rsidR="008734F7">
              <w:rPr>
                <w:noProof/>
                <w:webHidden/>
              </w:rPr>
              <w:t>19</w:t>
            </w:r>
            <w:r w:rsidR="008734F7">
              <w:rPr>
                <w:noProof/>
                <w:webHidden/>
              </w:rPr>
              <w:fldChar w:fldCharType="end"/>
            </w:r>
          </w:hyperlink>
        </w:p>
        <w:p w14:paraId="543A21A8" w14:textId="49E94820" w:rsidR="008734F7" w:rsidRDefault="001D00DF">
          <w:pPr>
            <w:pStyle w:val="TOC3"/>
            <w:tabs>
              <w:tab w:val="right" w:leader="dot" w:pos="9016"/>
            </w:tabs>
            <w:rPr>
              <w:rFonts w:asciiTheme="minorHAnsi" w:eastAsiaTheme="minorEastAsia" w:hAnsiTheme="minorHAnsi"/>
              <w:noProof/>
              <w:sz w:val="22"/>
              <w:lang w:val="en-US"/>
            </w:rPr>
          </w:pPr>
          <w:hyperlink w:anchor="_Toc167403001" w:history="1">
            <w:r w:rsidR="008734F7" w:rsidRPr="005F38BA">
              <w:rPr>
                <w:rStyle w:val="Hyperlink"/>
                <w:b/>
                <w:noProof/>
                <w:lang w:val="en-US"/>
              </w:rPr>
              <w:t>2.1.2 Ưu điểm</w:t>
            </w:r>
            <w:r w:rsidR="008734F7">
              <w:rPr>
                <w:noProof/>
                <w:webHidden/>
              </w:rPr>
              <w:tab/>
            </w:r>
            <w:r w:rsidR="008734F7">
              <w:rPr>
                <w:noProof/>
                <w:webHidden/>
              </w:rPr>
              <w:fldChar w:fldCharType="begin"/>
            </w:r>
            <w:r w:rsidR="008734F7">
              <w:rPr>
                <w:noProof/>
                <w:webHidden/>
              </w:rPr>
              <w:instrText xml:space="preserve"> PAGEREF _Toc167403001 \h </w:instrText>
            </w:r>
            <w:r w:rsidR="008734F7">
              <w:rPr>
                <w:noProof/>
                <w:webHidden/>
              </w:rPr>
            </w:r>
            <w:r w:rsidR="008734F7">
              <w:rPr>
                <w:noProof/>
                <w:webHidden/>
              </w:rPr>
              <w:fldChar w:fldCharType="separate"/>
            </w:r>
            <w:r w:rsidR="008734F7">
              <w:rPr>
                <w:noProof/>
                <w:webHidden/>
              </w:rPr>
              <w:t>20</w:t>
            </w:r>
            <w:r w:rsidR="008734F7">
              <w:rPr>
                <w:noProof/>
                <w:webHidden/>
              </w:rPr>
              <w:fldChar w:fldCharType="end"/>
            </w:r>
          </w:hyperlink>
        </w:p>
        <w:p w14:paraId="552A182D" w14:textId="1B7A276D" w:rsidR="008734F7" w:rsidRDefault="001D00DF">
          <w:pPr>
            <w:pStyle w:val="TOC3"/>
            <w:tabs>
              <w:tab w:val="right" w:leader="dot" w:pos="9016"/>
            </w:tabs>
            <w:rPr>
              <w:rFonts w:asciiTheme="minorHAnsi" w:eastAsiaTheme="minorEastAsia" w:hAnsiTheme="minorHAnsi"/>
              <w:noProof/>
              <w:sz w:val="22"/>
              <w:lang w:val="en-US"/>
            </w:rPr>
          </w:pPr>
          <w:hyperlink w:anchor="_Toc167403002" w:history="1">
            <w:r w:rsidR="008734F7" w:rsidRPr="005F38BA">
              <w:rPr>
                <w:rStyle w:val="Hyperlink"/>
                <w:b/>
                <w:noProof/>
                <w:lang w:val="en-US"/>
              </w:rPr>
              <w:t>2.1.3 Nhược điểm</w:t>
            </w:r>
            <w:r w:rsidR="008734F7">
              <w:rPr>
                <w:noProof/>
                <w:webHidden/>
              </w:rPr>
              <w:tab/>
            </w:r>
            <w:r w:rsidR="008734F7">
              <w:rPr>
                <w:noProof/>
                <w:webHidden/>
              </w:rPr>
              <w:fldChar w:fldCharType="begin"/>
            </w:r>
            <w:r w:rsidR="008734F7">
              <w:rPr>
                <w:noProof/>
                <w:webHidden/>
              </w:rPr>
              <w:instrText xml:space="preserve"> PAGEREF _Toc167403002 \h </w:instrText>
            </w:r>
            <w:r w:rsidR="008734F7">
              <w:rPr>
                <w:noProof/>
                <w:webHidden/>
              </w:rPr>
            </w:r>
            <w:r w:rsidR="008734F7">
              <w:rPr>
                <w:noProof/>
                <w:webHidden/>
              </w:rPr>
              <w:fldChar w:fldCharType="separate"/>
            </w:r>
            <w:r w:rsidR="008734F7">
              <w:rPr>
                <w:noProof/>
                <w:webHidden/>
              </w:rPr>
              <w:t>20</w:t>
            </w:r>
            <w:r w:rsidR="008734F7">
              <w:rPr>
                <w:noProof/>
                <w:webHidden/>
              </w:rPr>
              <w:fldChar w:fldCharType="end"/>
            </w:r>
          </w:hyperlink>
        </w:p>
        <w:p w14:paraId="4AEE50A3" w14:textId="179F1721" w:rsidR="008734F7" w:rsidRDefault="001D00DF">
          <w:pPr>
            <w:pStyle w:val="TOC2"/>
            <w:tabs>
              <w:tab w:val="right" w:leader="dot" w:pos="9016"/>
            </w:tabs>
            <w:rPr>
              <w:rFonts w:asciiTheme="minorHAnsi" w:eastAsiaTheme="minorEastAsia" w:hAnsiTheme="minorHAnsi"/>
              <w:noProof/>
              <w:sz w:val="22"/>
              <w:lang w:val="en-US"/>
            </w:rPr>
          </w:pPr>
          <w:hyperlink w:anchor="_Toc167403003" w:history="1">
            <w:r w:rsidR="008734F7" w:rsidRPr="005F38BA">
              <w:rPr>
                <w:rStyle w:val="Hyperlink"/>
                <w:b/>
                <w:bCs/>
                <w:noProof/>
                <w:lang w:val="en-US"/>
              </w:rPr>
              <w:t>2.2 Random forest</w:t>
            </w:r>
            <w:r w:rsidR="008734F7">
              <w:rPr>
                <w:noProof/>
                <w:webHidden/>
              </w:rPr>
              <w:tab/>
            </w:r>
            <w:r w:rsidR="008734F7">
              <w:rPr>
                <w:noProof/>
                <w:webHidden/>
              </w:rPr>
              <w:fldChar w:fldCharType="begin"/>
            </w:r>
            <w:r w:rsidR="008734F7">
              <w:rPr>
                <w:noProof/>
                <w:webHidden/>
              </w:rPr>
              <w:instrText xml:space="preserve"> PAGEREF _Toc167403003 \h </w:instrText>
            </w:r>
            <w:r w:rsidR="008734F7">
              <w:rPr>
                <w:noProof/>
                <w:webHidden/>
              </w:rPr>
            </w:r>
            <w:r w:rsidR="008734F7">
              <w:rPr>
                <w:noProof/>
                <w:webHidden/>
              </w:rPr>
              <w:fldChar w:fldCharType="separate"/>
            </w:r>
            <w:r w:rsidR="008734F7">
              <w:rPr>
                <w:noProof/>
                <w:webHidden/>
              </w:rPr>
              <w:t>21</w:t>
            </w:r>
            <w:r w:rsidR="008734F7">
              <w:rPr>
                <w:noProof/>
                <w:webHidden/>
              </w:rPr>
              <w:fldChar w:fldCharType="end"/>
            </w:r>
          </w:hyperlink>
        </w:p>
        <w:p w14:paraId="33985256" w14:textId="400124A7" w:rsidR="008734F7" w:rsidRDefault="001D00DF">
          <w:pPr>
            <w:pStyle w:val="TOC3"/>
            <w:tabs>
              <w:tab w:val="right" w:leader="dot" w:pos="9016"/>
            </w:tabs>
            <w:rPr>
              <w:rFonts w:asciiTheme="minorHAnsi" w:eastAsiaTheme="minorEastAsia" w:hAnsiTheme="minorHAnsi"/>
              <w:noProof/>
              <w:sz w:val="22"/>
              <w:lang w:val="en-US"/>
            </w:rPr>
          </w:pPr>
          <w:hyperlink w:anchor="_Toc167403004" w:history="1">
            <w:r w:rsidR="008734F7" w:rsidRPr="005F38BA">
              <w:rPr>
                <w:rStyle w:val="Hyperlink"/>
                <w:rFonts w:cstheme="majorHAnsi"/>
                <w:b/>
                <w:bCs/>
                <w:noProof/>
                <w:lang w:val="en-US"/>
              </w:rPr>
              <w:t xml:space="preserve">2.2.1 </w:t>
            </w:r>
            <w:r w:rsidR="008734F7" w:rsidRPr="005F38BA">
              <w:rPr>
                <w:rStyle w:val="Hyperlink"/>
                <w:rFonts w:cstheme="majorHAnsi"/>
                <w:b/>
                <w:noProof/>
                <w:lang w:val="en-US"/>
              </w:rPr>
              <w:t>Sơ lược về lý thuyết</w:t>
            </w:r>
            <w:r w:rsidR="008734F7">
              <w:rPr>
                <w:noProof/>
                <w:webHidden/>
              </w:rPr>
              <w:tab/>
            </w:r>
            <w:r w:rsidR="008734F7">
              <w:rPr>
                <w:noProof/>
                <w:webHidden/>
              </w:rPr>
              <w:fldChar w:fldCharType="begin"/>
            </w:r>
            <w:r w:rsidR="008734F7">
              <w:rPr>
                <w:noProof/>
                <w:webHidden/>
              </w:rPr>
              <w:instrText xml:space="preserve"> PAGEREF _Toc167403004 \h </w:instrText>
            </w:r>
            <w:r w:rsidR="008734F7">
              <w:rPr>
                <w:noProof/>
                <w:webHidden/>
              </w:rPr>
            </w:r>
            <w:r w:rsidR="008734F7">
              <w:rPr>
                <w:noProof/>
                <w:webHidden/>
              </w:rPr>
              <w:fldChar w:fldCharType="separate"/>
            </w:r>
            <w:r w:rsidR="008734F7">
              <w:rPr>
                <w:noProof/>
                <w:webHidden/>
              </w:rPr>
              <w:t>21</w:t>
            </w:r>
            <w:r w:rsidR="008734F7">
              <w:rPr>
                <w:noProof/>
                <w:webHidden/>
              </w:rPr>
              <w:fldChar w:fldCharType="end"/>
            </w:r>
          </w:hyperlink>
        </w:p>
        <w:p w14:paraId="759B6DE7" w14:textId="24B352C4" w:rsidR="008734F7" w:rsidRDefault="001D00DF">
          <w:pPr>
            <w:pStyle w:val="TOC3"/>
            <w:tabs>
              <w:tab w:val="right" w:leader="dot" w:pos="9016"/>
            </w:tabs>
            <w:rPr>
              <w:rFonts w:asciiTheme="minorHAnsi" w:eastAsiaTheme="minorEastAsia" w:hAnsiTheme="minorHAnsi"/>
              <w:noProof/>
              <w:sz w:val="22"/>
              <w:lang w:val="en-US"/>
            </w:rPr>
          </w:pPr>
          <w:hyperlink w:anchor="_Toc167403005" w:history="1">
            <w:r w:rsidR="008734F7" w:rsidRPr="005F38BA">
              <w:rPr>
                <w:rStyle w:val="Hyperlink"/>
                <w:b/>
                <w:bCs/>
                <w:noProof/>
                <w:lang w:val="en-US"/>
              </w:rPr>
              <w:t>2.2.2 Ưu điểm</w:t>
            </w:r>
            <w:r w:rsidR="008734F7">
              <w:rPr>
                <w:noProof/>
                <w:webHidden/>
              </w:rPr>
              <w:tab/>
            </w:r>
            <w:r w:rsidR="008734F7">
              <w:rPr>
                <w:noProof/>
                <w:webHidden/>
              </w:rPr>
              <w:fldChar w:fldCharType="begin"/>
            </w:r>
            <w:r w:rsidR="008734F7">
              <w:rPr>
                <w:noProof/>
                <w:webHidden/>
              </w:rPr>
              <w:instrText xml:space="preserve"> PAGEREF _Toc167403005 \h </w:instrText>
            </w:r>
            <w:r w:rsidR="008734F7">
              <w:rPr>
                <w:noProof/>
                <w:webHidden/>
              </w:rPr>
            </w:r>
            <w:r w:rsidR="008734F7">
              <w:rPr>
                <w:noProof/>
                <w:webHidden/>
              </w:rPr>
              <w:fldChar w:fldCharType="separate"/>
            </w:r>
            <w:r w:rsidR="008734F7">
              <w:rPr>
                <w:noProof/>
                <w:webHidden/>
              </w:rPr>
              <w:t>22</w:t>
            </w:r>
            <w:r w:rsidR="008734F7">
              <w:rPr>
                <w:noProof/>
                <w:webHidden/>
              </w:rPr>
              <w:fldChar w:fldCharType="end"/>
            </w:r>
          </w:hyperlink>
        </w:p>
        <w:p w14:paraId="66D42DC1" w14:textId="23C2D9F5" w:rsidR="008734F7" w:rsidRDefault="001D00DF">
          <w:pPr>
            <w:pStyle w:val="TOC3"/>
            <w:tabs>
              <w:tab w:val="right" w:leader="dot" w:pos="9016"/>
            </w:tabs>
            <w:rPr>
              <w:rFonts w:asciiTheme="minorHAnsi" w:eastAsiaTheme="minorEastAsia" w:hAnsiTheme="minorHAnsi"/>
              <w:noProof/>
              <w:sz w:val="22"/>
              <w:lang w:val="en-US"/>
            </w:rPr>
          </w:pPr>
          <w:hyperlink w:anchor="_Toc167403006" w:history="1">
            <w:r w:rsidR="008734F7" w:rsidRPr="005F38BA">
              <w:rPr>
                <w:rStyle w:val="Hyperlink"/>
                <w:b/>
                <w:bCs/>
                <w:noProof/>
                <w:lang w:val="en-US"/>
              </w:rPr>
              <w:t>2.2.3 Nhược điểm</w:t>
            </w:r>
            <w:r w:rsidR="008734F7">
              <w:rPr>
                <w:noProof/>
                <w:webHidden/>
              </w:rPr>
              <w:tab/>
            </w:r>
            <w:r w:rsidR="008734F7">
              <w:rPr>
                <w:noProof/>
                <w:webHidden/>
              </w:rPr>
              <w:fldChar w:fldCharType="begin"/>
            </w:r>
            <w:r w:rsidR="008734F7">
              <w:rPr>
                <w:noProof/>
                <w:webHidden/>
              </w:rPr>
              <w:instrText xml:space="preserve"> PAGEREF _Toc167403006 \h </w:instrText>
            </w:r>
            <w:r w:rsidR="008734F7">
              <w:rPr>
                <w:noProof/>
                <w:webHidden/>
              </w:rPr>
            </w:r>
            <w:r w:rsidR="008734F7">
              <w:rPr>
                <w:noProof/>
                <w:webHidden/>
              </w:rPr>
              <w:fldChar w:fldCharType="separate"/>
            </w:r>
            <w:r w:rsidR="008734F7">
              <w:rPr>
                <w:noProof/>
                <w:webHidden/>
              </w:rPr>
              <w:t>22</w:t>
            </w:r>
            <w:r w:rsidR="008734F7">
              <w:rPr>
                <w:noProof/>
                <w:webHidden/>
              </w:rPr>
              <w:fldChar w:fldCharType="end"/>
            </w:r>
          </w:hyperlink>
        </w:p>
        <w:p w14:paraId="74EC223F" w14:textId="442FD532" w:rsidR="008734F7" w:rsidRDefault="001D00DF">
          <w:pPr>
            <w:pStyle w:val="TOC2"/>
            <w:tabs>
              <w:tab w:val="right" w:leader="dot" w:pos="9016"/>
            </w:tabs>
            <w:rPr>
              <w:rFonts w:asciiTheme="minorHAnsi" w:eastAsiaTheme="minorEastAsia" w:hAnsiTheme="minorHAnsi"/>
              <w:noProof/>
              <w:sz w:val="22"/>
              <w:lang w:val="en-US"/>
            </w:rPr>
          </w:pPr>
          <w:hyperlink w:anchor="_Toc167403007" w:history="1">
            <w:r w:rsidR="008734F7" w:rsidRPr="005F38BA">
              <w:rPr>
                <w:rStyle w:val="Hyperlink"/>
                <w:b/>
                <w:bCs/>
                <w:noProof/>
                <w:lang w:val="en-US"/>
              </w:rPr>
              <w:t>2.3 KNN</w:t>
            </w:r>
            <w:r w:rsidR="008734F7">
              <w:rPr>
                <w:noProof/>
                <w:webHidden/>
              </w:rPr>
              <w:tab/>
            </w:r>
            <w:r w:rsidR="008734F7">
              <w:rPr>
                <w:noProof/>
                <w:webHidden/>
              </w:rPr>
              <w:fldChar w:fldCharType="begin"/>
            </w:r>
            <w:r w:rsidR="008734F7">
              <w:rPr>
                <w:noProof/>
                <w:webHidden/>
              </w:rPr>
              <w:instrText xml:space="preserve"> PAGEREF _Toc167403007 \h </w:instrText>
            </w:r>
            <w:r w:rsidR="008734F7">
              <w:rPr>
                <w:noProof/>
                <w:webHidden/>
              </w:rPr>
            </w:r>
            <w:r w:rsidR="008734F7">
              <w:rPr>
                <w:noProof/>
                <w:webHidden/>
              </w:rPr>
              <w:fldChar w:fldCharType="separate"/>
            </w:r>
            <w:r w:rsidR="008734F7">
              <w:rPr>
                <w:noProof/>
                <w:webHidden/>
              </w:rPr>
              <w:t>23</w:t>
            </w:r>
            <w:r w:rsidR="008734F7">
              <w:rPr>
                <w:noProof/>
                <w:webHidden/>
              </w:rPr>
              <w:fldChar w:fldCharType="end"/>
            </w:r>
          </w:hyperlink>
        </w:p>
        <w:p w14:paraId="21EAC2A0" w14:textId="56ED5DC1" w:rsidR="008734F7" w:rsidRDefault="001D00DF">
          <w:pPr>
            <w:pStyle w:val="TOC3"/>
            <w:tabs>
              <w:tab w:val="right" w:leader="dot" w:pos="9016"/>
            </w:tabs>
            <w:rPr>
              <w:rFonts w:asciiTheme="minorHAnsi" w:eastAsiaTheme="minorEastAsia" w:hAnsiTheme="minorHAnsi"/>
              <w:noProof/>
              <w:sz w:val="22"/>
              <w:lang w:val="en-US"/>
            </w:rPr>
          </w:pPr>
          <w:hyperlink w:anchor="_Toc167403008" w:history="1">
            <w:r w:rsidR="008734F7" w:rsidRPr="005F38BA">
              <w:rPr>
                <w:rStyle w:val="Hyperlink"/>
                <w:rFonts w:cstheme="majorHAnsi"/>
                <w:b/>
                <w:bCs/>
                <w:noProof/>
                <w:lang w:val="en-US"/>
              </w:rPr>
              <w:t xml:space="preserve">2.3.1 </w:t>
            </w:r>
            <w:r w:rsidR="008734F7" w:rsidRPr="005F38BA">
              <w:rPr>
                <w:rStyle w:val="Hyperlink"/>
                <w:rFonts w:cstheme="majorHAnsi"/>
                <w:b/>
                <w:noProof/>
                <w:lang w:val="en-US"/>
              </w:rPr>
              <w:t>Sơ lược về lý thuyết</w:t>
            </w:r>
            <w:r w:rsidR="008734F7">
              <w:rPr>
                <w:noProof/>
                <w:webHidden/>
              </w:rPr>
              <w:tab/>
            </w:r>
            <w:r w:rsidR="008734F7">
              <w:rPr>
                <w:noProof/>
                <w:webHidden/>
              </w:rPr>
              <w:fldChar w:fldCharType="begin"/>
            </w:r>
            <w:r w:rsidR="008734F7">
              <w:rPr>
                <w:noProof/>
                <w:webHidden/>
              </w:rPr>
              <w:instrText xml:space="preserve"> PAGEREF _Toc167403008 \h </w:instrText>
            </w:r>
            <w:r w:rsidR="008734F7">
              <w:rPr>
                <w:noProof/>
                <w:webHidden/>
              </w:rPr>
            </w:r>
            <w:r w:rsidR="008734F7">
              <w:rPr>
                <w:noProof/>
                <w:webHidden/>
              </w:rPr>
              <w:fldChar w:fldCharType="separate"/>
            </w:r>
            <w:r w:rsidR="008734F7">
              <w:rPr>
                <w:noProof/>
                <w:webHidden/>
              </w:rPr>
              <w:t>23</w:t>
            </w:r>
            <w:r w:rsidR="008734F7">
              <w:rPr>
                <w:noProof/>
                <w:webHidden/>
              </w:rPr>
              <w:fldChar w:fldCharType="end"/>
            </w:r>
          </w:hyperlink>
        </w:p>
        <w:p w14:paraId="463931CA" w14:textId="1A58B375" w:rsidR="008734F7" w:rsidRDefault="001D00DF">
          <w:pPr>
            <w:pStyle w:val="TOC3"/>
            <w:tabs>
              <w:tab w:val="right" w:leader="dot" w:pos="9016"/>
            </w:tabs>
            <w:rPr>
              <w:rFonts w:asciiTheme="minorHAnsi" w:eastAsiaTheme="minorEastAsia" w:hAnsiTheme="minorHAnsi"/>
              <w:noProof/>
              <w:sz w:val="22"/>
              <w:lang w:val="en-US"/>
            </w:rPr>
          </w:pPr>
          <w:hyperlink w:anchor="_Toc167403009" w:history="1">
            <w:r w:rsidR="008734F7" w:rsidRPr="005F38BA">
              <w:rPr>
                <w:rStyle w:val="Hyperlink"/>
                <w:rFonts w:cstheme="majorHAnsi"/>
                <w:b/>
                <w:bCs/>
                <w:noProof/>
                <w:lang w:val="en-US"/>
              </w:rPr>
              <w:t xml:space="preserve">2.3.2 </w:t>
            </w:r>
            <w:r w:rsidR="008734F7" w:rsidRPr="005F38BA">
              <w:rPr>
                <w:rStyle w:val="Hyperlink"/>
                <w:rFonts w:cstheme="majorHAnsi"/>
                <w:b/>
                <w:noProof/>
                <w:lang w:val="en-US"/>
              </w:rPr>
              <w:t>Ưu điểm</w:t>
            </w:r>
            <w:r w:rsidR="008734F7">
              <w:rPr>
                <w:noProof/>
                <w:webHidden/>
              </w:rPr>
              <w:tab/>
            </w:r>
            <w:r w:rsidR="008734F7">
              <w:rPr>
                <w:noProof/>
                <w:webHidden/>
              </w:rPr>
              <w:fldChar w:fldCharType="begin"/>
            </w:r>
            <w:r w:rsidR="008734F7">
              <w:rPr>
                <w:noProof/>
                <w:webHidden/>
              </w:rPr>
              <w:instrText xml:space="preserve"> PAGEREF _Toc167403009 \h </w:instrText>
            </w:r>
            <w:r w:rsidR="008734F7">
              <w:rPr>
                <w:noProof/>
                <w:webHidden/>
              </w:rPr>
            </w:r>
            <w:r w:rsidR="008734F7">
              <w:rPr>
                <w:noProof/>
                <w:webHidden/>
              </w:rPr>
              <w:fldChar w:fldCharType="separate"/>
            </w:r>
            <w:r w:rsidR="008734F7">
              <w:rPr>
                <w:noProof/>
                <w:webHidden/>
              </w:rPr>
              <w:t>23</w:t>
            </w:r>
            <w:r w:rsidR="008734F7">
              <w:rPr>
                <w:noProof/>
                <w:webHidden/>
              </w:rPr>
              <w:fldChar w:fldCharType="end"/>
            </w:r>
          </w:hyperlink>
        </w:p>
        <w:p w14:paraId="1B37FF08" w14:textId="52FCDE46" w:rsidR="008734F7" w:rsidRDefault="001D00DF">
          <w:pPr>
            <w:pStyle w:val="TOC3"/>
            <w:tabs>
              <w:tab w:val="right" w:leader="dot" w:pos="9016"/>
            </w:tabs>
            <w:rPr>
              <w:rFonts w:asciiTheme="minorHAnsi" w:eastAsiaTheme="minorEastAsia" w:hAnsiTheme="minorHAnsi"/>
              <w:noProof/>
              <w:sz w:val="22"/>
              <w:lang w:val="en-US"/>
            </w:rPr>
          </w:pPr>
          <w:hyperlink w:anchor="_Toc167403010" w:history="1">
            <w:r w:rsidR="008734F7" w:rsidRPr="005F38BA">
              <w:rPr>
                <w:rStyle w:val="Hyperlink"/>
                <w:b/>
                <w:noProof/>
                <w:lang w:val="en-US"/>
              </w:rPr>
              <w:t>2.3.3 Nhược điểm</w:t>
            </w:r>
            <w:r w:rsidR="008734F7">
              <w:rPr>
                <w:noProof/>
                <w:webHidden/>
              </w:rPr>
              <w:tab/>
            </w:r>
            <w:r w:rsidR="008734F7">
              <w:rPr>
                <w:noProof/>
                <w:webHidden/>
              </w:rPr>
              <w:fldChar w:fldCharType="begin"/>
            </w:r>
            <w:r w:rsidR="008734F7">
              <w:rPr>
                <w:noProof/>
                <w:webHidden/>
              </w:rPr>
              <w:instrText xml:space="preserve"> PAGEREF _Toc167403010 \h </w:instrText>
            </w:r>
            <w:r w:rsidR="008734F7">
              <w:rPr>
                <w:noProof/>
                <w:webHidden/>
              </w:rPr>
            </w:r>
            <w:r w:rsidR="008734F7">
              <w:rPr>
                <w:noProof/>
                <w:webHidden/>
              </w:rPr>
              <w:fldChar w:fldCharType="separate"/>
            </w:r>
            <w:r w:rsidR="008734F7">
              <w:rPr>
                <w:noProof/>
                <w:webHidden/>
              </w:rPr>
              <w:t>24</w:t>
            </w:r>
            <w:r w:rsidR="008734F7">
              <w:rPr>
                <w:noProof/>
                <w:webHidden/>
              </w:rPr>
              <w:fldChar w:fldCharType="end"/>
            </w:r>
          </w:hyperlink>
        </w:p>
        <w:p w14:paraId="4E3F97EB" w14:textId="5E3AEB78" w:rsidR="008734F7" w:rsidRDefault="001D00DF">
          <w:pPr>
            <w:pStyle w:val="TOC2"/>
            <w:tabs>
              <w:tab w:val="right" w:leader="dot" w:pos="9016"/>
            </w:tabs>
            <w:rPr>
              <w:rFonts w:asciiTheme="minorHAnsi" w:eastAsiaTheme="minorEastAsia" w:hAnsiTheme="minorHAnsi"/>
              <w:noProof/>
              <w:sz w:val="22"/>
              <w:lang w:val="en-US"/>
            </w:rPr>
          </w:pPr>
          <w:hyperlink w:anchor="_Toc167403011" w:history="1">
            <w:r w:rsidR="008734F7" w:rsidRPr="005F38BA">
              <w:rPr>
                <w:rStyle w:val="Hyperlink"/>
                <w:b/>
                <w:bCs/>
                <w:noProof/>
                <w:lang w:val="en-US"/>
              </w:rPr>
              <w:t>2.4 Support Vector Machines</w:t>
            </w:r>
            <w:r w:rsidR="008734F7">
              <w:rPr>
                <w:noProof/>
                <w:webHidden/>
              </w:rPr>
              <w:tab/>
            </w:r>
            <w:r w:rsidR="008734F7">
              <w:rPr>
                <w:noProof/>
                <w:webHidden/>
              </w:rPr>
              <w:fldChar w:fldCharType="begin"/>
            </w:r>
            <w:r w:rsidR="008734F7">
              <w:rPr>
                <w:noProof/>
                <w:webHidden/>
              </w:rPr>
              <w:instrText xml:space="preserve"> PAGEREF _Toc167403011 \h </w:instrText>
            </w:r>
            <w:r w:rsidR="008734F7">
              <w:rPr>
                <w:noProof/>
                <w:webHidden/>
              </w:rPr>
            </w:r>
            <w:r w:rsidR="008734F7">
              <w:rPr>
                <w:noProof/>
                <w:webHidden/>
              </w:rPr>
              <w:fldChar w:fldCharType="separate"/>
            </w:r>
            <w:r w:rsidR="008734F7">
              <w:rPr>
                <w:noProof/>
                <w:webHidden/>
              </w:rPr>
              <w:t>24</w:t>
            </w:r>
            <w:r w:rsidR="008734F7">
              <w:rPr>
                <w:noProof/>
                <w:webHidden/>
              </w:rPr>
              <w:fldChar w:fldCharType="end"/>
            </w:r>
          </w:hyperlink>
        </w:p>
        <w:p w14:paraId="78B3ED2E" w14:textId="0D1ABA1C" w:rsidR="008734F7" w:rsidRDefault="001D00DF">
          <w:pPr>
            <w:pStyle w:val="TOC3"/>
            <w:tabs>
              <w:tab w:val="right" w:leader="dot" w:pos="9016"/>
            </w:tabs>
            <w:rPr>
              <w:rFonts w:asciiTheme="minorHAnsi" w:eastAsiaTheme="minorEastAsia" w:hAnsiTheme="minorHAnsi"/>
              <w:noProof/>
              <w:sz w:val="22"/>
              <w:lang w:val="en-US"/>
            </w:rPr>
          </w:pPr>
          <w:hyperlink w:anchor="_Toc167403012" w:history="1">
            <w:r w:rsidR="008734F7" w:rsidRPr="005F38BA">
              <w:rPr>
                <w:rStyle w:val="Hyperlink"/>
                <w:b/>
                <w:bCs/>
                <w:noProof/>
                <w:lang w:val="en-US"/>
              </w:rPr>
              <w:t>2.4.1 Sơ lược về lý thuyết</w:t>
            </w:r>
            <w:r w:rsidR="008734F7">
              <w:rPr>
                <w:noProof/>
                <w:webHidden/>
              </w:rPr>
              <w:tab/>
            </w:r>
            <w:r w:rsidR="008734F7">
              <w:rPr>
                <w:noProof/>
                <w:webHidden/>
              </w:rPr>
              <w:fldChar w:fldCharType="begin"/>
            </w:r>
            <w:r w:rsidR="008734F7">
              <w:rPr>
                <w:noProof/>
                <w:webHidden/>
              </w:rPr>
              <w:instrText xml:space="preserve"> PAGEREF _Toc167403012 \h </w:instrText>
            </w:r>
            <w:r w:rsidR="008734F7">
              <w:rPr>
                <w:noProof/>
                <w:webHidden/>
              </w:rPr>
            </w:r>
            <w:r w:rsidR="008734F7">
              <w:rPr>
                <w:noProof/>
                <w:webHidden/>
              </w:rPr>
              <w:fldChar w:fldCharType="separate"/>
            </w:r>
            <w:r w:rsidR="008734F7">
              <w:rPr>
                <w:noProof/>
                <w:webHidden/>
              </w:rPr>
              <w:t>24</w:t>
            </w:r>
            <w:r w:rsidR="008734F7">
              <w:rPr>
                <w:noProof/>
                <w:webHidden/>
              </w:rPr>
              <w:fldChar w:fldCharType="end"/>
            </w:r>
          </w:hyperlink>
        </w:p>
        <w:p w14:paraId="299F039C" w14:textId="6FC0488A" w:rsidR="008734F7" w:rsidRDefault="001D00DF">
          <w:pPr>
            <w:pStyle w:val="TOC3"/>
            <w:tabs>
              <w:tab w:val="right" w:leader="dot" w:pos="9016"/>
            </w:tabs>
            <w:rPr>
              <w:rFonts w:asciiTheme="minorHAnsi" w:eastAsiaTheme="minorEastAsia" w:hAnsiTheme="minorHAnsi"/>
              <w:noProof/>
              <w:sz w:val="22"/>
              <w:lang w:val="en-US"/>
            </w:rPr>
          </w:pPr>
          <w:hyperlink w:anchor="_Toc167403013" w:history="1">
            <w:r w:rsidR="008734F7" w:rsidRPr="005F38BA">
              <w:rPr>
                <w:rStyle w:val="Hyperlink"/>
                <w:rFonts w:cstheme="majorHAnsi"/>
                <w:b/>
                <w:bCs/>
                <w:noProof/>
                <w:lang w:val="en-US"/>
              </w:rPr>
              <w:t xml:space="preserve">2.4.2 </w:t>
            </w:r>
            <w:r w:rsidR="008734F7" w:rsidRPr="005F38BA">
              <w:rPr>
                <w:rStyle w:val="Hyperlink"/>
                <w:rFonts w:cstheme="majorHAnsi"/>
                <w:b/>
                <w:noProof/>
                <w:lang w:val="en-US"/>
              </w:rPr>
              <w:t>Ưu điểm</w:t>
            </w:r>
            <w:r w:rsidR="008734F7">
              <w:rPr>
                <w:noProof/>
                <w:webHidden/>
              </w:rPr>
              <w:tab/>
            </w:r>
            <w:r w:rsidR="008734F7">
              <w:rPr>
                <w:noProof/>
                <w:webHidden/>
              </w:rPr>
              <w:fldChar w:fldCharType="begin"/>
            </w:r>
            <w:r w:rsidR="008734F7">
              <w:rPr>
                <w:noProof/>
                <w:webHidden/>
              </w:rPr>
              <w:instrText xml:space="preserve"> PAGEREF _Toc167403013 \h </w:instrText>
            </w:r>
            <w:r w:rsidR="008734F7">
              <w:rPr>
                <w:noProof/>
                <w:webHidden/>
              </w:rPr>
            </w:r>
            <w:r w:rsidR="008734F7">
              <w:rPr>
                <w:noProof/>
                <w:webHidden/>
              </w:rPr>
              <w:fldChar w:fldCharType="separate"/>
            </w:r>
            <w:r w:rsidR="008734F7">
              <w:rPr>
                <w:noProof/>
                <w:webHidden/>
              </w:rPr>
              <w:t>25</w:t>
            </w:r>
            <w:r w:rsidR="008734F7">
              <w:rPr>
                <w:noProof/>
                <w:webHidden/>
              </w:rPr>
              <w:fldChar w:fldCharType="end"/>
            </w:r>
          </w:hyperlink>
        </w:p>
        <w:p w14:paraId="545A41ED" w14:textId="594E47D2" w:rsidR="008734F7" w:rsidRDefault="001D00DF">
          <w:pPr>
            <w:pStyle w:val="TOC2"/>
            <w:tabs>
              <w:tab w:val="right" w:leader="dot" w:pos="9016"/>
            </w:tabs>
            <w:rPr>
              <w:rFonts w:asciiTheme="minorHAnsi" w:eastAsiaTheme="minorEastAsia" w:hAnsiTheme="minorHAnsi"/>
              <w:noProof/>
              <w:sz w:val="22"/>
              <w:lang w:val="en-US"/>
            </w:rPr>
          </w:pPr>
          <w:hyperlink w:anchor="_Toc167403014" w:history="1">
            <w:r w:rsidR="008734F7" w:rsidRPr="005F38BA">
              <w:rPr>
                <w:rStyle w:val="Hyperlink"/>
                <w:b/>
                <w:bCs/>
                <w:noProof/>
                <w:lang w:val="en-US"/>
              </w:rPr>
              <w:t>2.5 Logistic Regression</w:t>
            </w:r>
            <w:r w:rsidR="008734F7">
              <w:rPr>
                <w:noProof/>
                <w:webHidden/>
              </w:rPr>
              <w:tab/>
            </w:r>
            <w:r w:rsidR="008734F7">
              <w:rPr>
                <w:noProof/>
                <w:webHidden/>
              </w:rPr>
              <w:fldChar w:fldCharType="begin"/>
            </w:r>
            <w:r w:rsidR="008734F7">
              <w:rPr>
                <w:noProof/>
                <w:webHidden/>
              </w:rPr>
              <w:instrText xml:space="preserve"> PAGEREF _Toc167403014 \h </w:instrText>
            </w:r>
            <w:r w:rsidR="008734F7">
              <w:rPr>
                <w:noProof/>
                <w:webHidden/>
              </w:rPr>
            </w:r>
            <w:r w:rsidR="008734F7">
              <w:rPr>
                <w:noProof/>
                <w:webHidden/>
              </w:rPr>
              <w:fldChar w:fldCharType="separate"/>
            </w:r>
            <w:r w:rsidR="008734F7">
              <w:rPr>
                <w:noProof/>
                <w:webHidden/>
              </w:rPr>
              <w:t>26</w:t>
            </w:r>
            <w:r w:rsidR="008734F7">
              <w:rPr>
                <w:noProof/>
                <w:webHidden/>
              </w:rPr>
              <w:fldChar w:fldCharType="end"/>
            </w:r>
          </w:hyperlink>
        </w:p>
        <w:p w14:paraId="259FFB2A" w14:textId="15D5576C" w:rsidR="008734F7" w:rsidRDefault="001D00DF">
          <w:pPr>
            <w:pStyle w:val="TOC3"/>
            <w:tabs>
              <w:tab w:val="right" w:leader="dot" w:pos="9016"/>
            </w:tabs>
            <w:rPr>
              <w:rFonts w:asciiTheme="minorHAnsi" w:eastAsiaTheme="minorEastAsia" w:hAnsiTheme="minorHAnsi"/>
              <w:noProof/>
              <w:sz w:val="22"/>
              <w:lang w:val="en-US"/>
            </w:rPr>
          </w:pPr>
          <w:hyperlink w:anchor="_Toc167403015" w:history="1">
            <w:r w:rsidR="008734F7" w:rsidRPr="005F38BA">
              <w:rPr>
                <w:rStyle w:val="Hyperlink"/>
                <w:rFonts w:cstheme="majorHAnsi"/>
                <w:b/>
                <w:bCs/>
                <w:noProof/>
                <w:lang w:val="en-US"/>
              </w:rPr>
              <w:t xml:space="preserve">2.5.1 </w:t>
            </w:r>
            <w:r w:rsidR="008734F7" w:rsidRPr="005F38BA">
              <w:rPr>
                <w:rStyle w:val="Hyperlink"/>
                <w:rFonts w:cstheme="majorHAnsi"/>
                <w:b/>
                <w:noProof/>
                <w:lang w:val="en-US"/>
              </w:rPr>
              <w:t>Sơ lược về lý thuyết</w:t>
            </w:r>
            <w:r w:rsidR="008734F7">
              <w:rPr>
                <w:noProof/>
                <w:webHidden/>
              </w:rPr>
              <w:tab/>
            </w:r>
            <w:r w:rsidR="008734F7">
              <w:rPr>
                <w:noProof/>
                <w:webHidden/>
              </w:rPr>
              <w:fldChar w:fldCharType="begin"/>
            </w:r>
            <w:r w:rsidR="008734F7">
              <w:rPr>
                <w:noProof/>
                <w:webHidden/>
              </w:rPr>
              <w:instrText xml:space="preserve"> PAGEREF _Toc167403015 \h </w:instrText>
            </w:r>
            <w:r w:rsidR="008734F7">
              <w:rPr>
                <w:noProof/>
                <w:webHidden/>
              </w:rPr>
            </w:r>
            <w:r w:rsidR="008734F7">
              <w:rPr>
                <w:noProof/>
                <w:webHidden/>
              </w:rPr>
              <w:fldChar w:fldCharType="separate"/>
            </w:r>
            <w:r w:rsidR="008734F7">
              <w:rPr>
                <w:noProof/>
                <w:webHidden/>
              </w:rPr>
              <w:t>26</w:t>
            </w:r>
            <w:r w:rsidR="008734F7">
              <w:rPr>
                <w:noProof/>
                <w:webHidden/>
              </w:rPr>
              <w:fldChar w:fldCharType="end"/>
            </w:r>
          </w:hyperlink>
        </w:p>
        <w:p w14:paraId="05733A7A" w14:textId="6F1F675A" w:rsidR="008734F7" w:rsidRDefault="001D00DF">
          <w:pPr>
            <w:pStyle w:val="TOC3"/>
            <w:tabs>
              <w:tab w:val="right" w:leader="dot" w:pos="9016"/>
            </w:tabs>
            <w:rPr>
              <w:rFonts w:asciiTheme="minorHAnsi" w:eastAsiaTheme="minorEastAsia" w:hAnsiTheme="minorHAnsi"/>
              <w:noProof/>
              <w:sz w:val="22"/>
              <w:lang w:val="en-US"/>
            </w:rPr>
          </w:pPr>
          <w:hyperlink w:anchor="_Toc167403016" w:history="1">
            <w:r w:rsidR="008734F7" w:rsidRPr="005F38BA">
              <w:rPr>
                <w:rStyle w:val="Hyperlink"/>
                <w:b/>
                <w:noProof/>
                <w:lang w:val="en-US"/>
              </w:rPr>
              <w:t>2.5.2 Ưu điểm</w:t>
            </w:r>
            <w:r w:rsidR="008734F7">
              <w:rPr>
                <w:noProof/>
                <w:webHidden/>
              </w:rPr>
              <w:tab/>
            </w:r>
            <w:r w:rsidR="008734F7">
              <w:rPr>
                <w:noProof/>
                <w:webHidden/>
              </w:rPr>
              <w:fldChar w:fldCharType="begin"/>
            </w:r>
            <w:r w:rsidR="008734F7">
              <w:rPr>
                <w:noProof/>
                <w:webHidden/>
              </w:rPr>
              <w:instrText xml:space="preserve"> PAGEREF _Toc167403016 \h </w:instrText>
            </w:r>
            <w:r w:rsidR="008734F7">
              <w:rPr>
                <w:noProof/>
                <w:webHidden/>
              </w:rPr>
            </w:r>
            <w:r w:rsidR="008734F7">
              <w:rPr>
                <w:noProof/>
                <w:webHidden/>
              </w:rPr>
              <w:fldChar w:fldCharType="separate"/>
            </w:r>
            <w:r w:rsidR="008734F7">
              <w:rPr>
                <w:noProof/>
                <w:webHidden/>
              </w:rPr>
              <w:t>27</w:t>
            </w:r>
            <w:r w:rsidR="008734F7">
              <w:rPr>
                <w:noProof/>
                <w:webHidden/>
              </w:rPr>
              <w:fldChar w:fldCharType="end"/>
            </w:r>
          </w:hyperlink>
        </w:p>
        <w:p w14:paraId="309700FC" w14:textId="2FFEBCCE" w:rsidR="008734F7" w:rsidRDefault="001D00DF">
          <w:pPr>
            <w:pStyle w:val="TOC3"/>
            <w:tabs>
              <w:tab w:val="right" w:leader="dot" w:pos="9016"/>
            </w:tabs>
            <w:rPr>
              <w:rFonts w:asciiTheme="minorHAnsi" w:eastAsiaTheme="minorEastAsia" w:hAnsiTheme="minorHAnsi"/>
              <w:noProof/>
              <w:sz w:val="22"/>
              <w:lang w:val="en-US"/>
            </w:rPr>
          </w:pPr>
          <w:hyperlink w:anchor="_Toc167403017" w:history="1">
            <w:r w:rsidR="008734F7" w:rsidRPr="005F38BA">
              <w:rPr>
                <w:rStyle w:val="Hyperlink"/>
                <w:rFonts w:cstheme="majorHAnsi"/>
                <w:b/>
                <w:bCs/>
                <w:noProof/>
                <w:lang w:val="en-US"/>
              </w:rPr>
              <w:t xml:space="preserve">2.5.3 </w:t>
            </w:r>
            <w:r w:rsidR="008734F7" w:rsidRPr="005F38BA">
              <w:rPr>
                <w:rStyle w:val="Hyperlink"/>
                <w:rFonts w:cstheme="majorHAnsi"/>
                <w:b/>
                <w:noProof/>
                <w:lang w:val="en-US"/>
              </w:rPr>
              <w:t>Nhược điểm</w:t>
            </w:r>
            <w:r w:rsidR="008734F7">
              <w:rPr>
                <w:noProof/>
                <w:webHidden/>
              </w:rPr>
              <w:tab/>
            </w:r>
            <w:r w:rsidR="008734F7">
              <w:rPr>
                <w:noProof/>
                <w:webHidden/>
              </w:rPr>
              <w:fldChar w:fldCharType="begin"/>
            </w:r>
            <w:r w:rsidR="008734F7">
              <w:rPr>
                <w:noProof/>
                <w:webHidden/>
              </w:rPr>
              <w:instrText xml:space="preserve"> PAGEREF _Toc167403017 \h </w:instrText>
            </w:r>
            <w:r w:rsidR="008734F7">
              <w:rPr>
                <w:noProof/>
                <w:webHidden/>
              </w:rPr>
            </w:r>
            <w:r w:rsidR="008734F7">
              <w:rPr>
                <w:noProof/>
                <w:webHidden/>
              </w:rPr>
              <w:fldChar w:fldCharType="separate"/>
            </w:r>
            <w:r w:rsidR="008734F7">
              <w:rPr>
                <w:noProof/>
                <w:webHidden/>
              </w:rPr>
              <w:t>27</w:t>
            </w:r>
            <w:r w:rsidR="008734F7">
              <w:rPr>
                <w:noProof/>
                <w:webHidden/>
              </w:rPr>
              <w:fldChar w:fldCharType="end"/>
            </w:r>
          </w:hyperlink>
        </w:p>
        <w:p w14:paraId="2C0D92E6" w14:textId="659DE866" w:rsidR="008734F7" w:rsidRDefault="001D00DF">
          <w:pPr>
            <w:pStyle w:val="TOC2"/>
            <w:tabs>
              <w:tab w:val="right" w:leader="dot" w:pos="9016"/>
            </w:tabs>
            <w:rPr>
              <w:rFonts w:asciiTheme="minorHAnsi" w:eastAsiaTheme="minorEastAsia" w:hAnsiTheme="minorHAnsi"/>
              <w:noProof/>
              <w:sz w:val="22"/>
              <w:lang w:val="en-US"/>
            </w:rPr>
          </w:pPr>
          <w:hyperlink w:anchor="_Toc167403018" w:history="1">
            <w:r w:rsidR="008734F7" w:rsidRPr="005F38BA">
              <w:rPr>
                <w:rStyle w:val="Hyperlink"/>
                <w:b/>
                <w:bCs/>
                <w:noProof/>
                <w:lang w:val="en-US"/>
              </w:rPr>
              <w:t>2.6 Navie Bayes</w:t>
            </w:r>
            <w:r w:rsidR="008734F7">
              <w:rPr>
                <w:noProof/>
                <w:webHidden/>
              </w:rPr>
              <w:tab/>
            </w:r>
            <w:r w:rsidR="008734F7">
              <w:rPr>
                <w:noProof/>
                <w:webHidden/>
              </w:rPr>
              <w:fldChar w:fldCharType="begin"/>
            </w:r>
            <w:r w:rsidR="008734F7">
              <w:rPr>
                <w:noProof/>
                <w:webHidden/>
              </w:rPr>
              <w:instrText xml:space="preserve"> PAGEREF _Toc167403018 \h </w:instrText>
            </w:r>
            <w:r w:rsidR="008734F7">
              <w:rPr>
                <w:noProof/>
                <w:webHidden/>
              </w:rPr>
            </w:r>
            <w:r w:rsidR="008734F7">
              <w:rPr>
                <w:noProof/>
                <w:webHidden/>
              </w:rPr>
              <w:fldChar w:fldCharType="separate"/>
            </w:r>
            <w:r w:rsidR="008734F7">
              <w:rPr>
                <w:noProof/>
                <w:webHidden/>
              </w:rPr>
              <w:t>27</w:t>
            </w:r>
            <w:r w:rsidR="008734F7">
              <w:rPr>
                <w:noProof/>
                <w:webHidden/>
              </w:rPr>
              <w:fldChar w:fldCharType="end"/>
            </w:r>
          </w:hyperlink>
        </w:p>
        <w:p w14:paraId="1FC942BF" w14:textId="60ADA822" w:rsidR="008734F7" w:rsidRDefault="001D00DF">
          <w:pPr>
            <w:pStyle w:val="TOC3"/>
            <w:tabs>
              <w:tab w:val="right" w:leader="dot" w:pos="9016"/>
            </w:tabs>
            <w:rPr>
              <w:rFonts w:asciiTheme="minorHAnsi" w:eastAsiaTheme="minorEastAsia" w:hAnsiTheme="minorHAnsi"/>
              <w:noProof/>
              <w:sz w:val="22"/>
              <w:lang w:val="en-US"/>
            </w:rPr>
          </w:pPr>
          <w:hyperlink w:anchor="_Toc167403019" w:history="1">
            <w:r w:rsidR="008734F7" w:rsidRPr="005F38BA">
              <w:rPr>
                <w:rStyle w:val="Hyperlink"/>
                <w:rFonts w:cstheme="majorHAnsi"/>
                <w:b/>
                <w:bCs/>
                <w:noProof/>
                <w:lang w:val="en-US"/>
              </w:rPr>
              <w:t xml:space="preserve">2.6.1 </w:t>
            </w:r>
            <w:r w:rsidR="008734F7" w:rsidRPr="005F38BA">
              <w:rPr>
                <w:rStyle w:val="Hyperlink"/>
                <w:rFonts w:cstheme="majorHAnsi"/>
                <w:b/>
                <w:noProof/>
                <w:lang w:val="en-US"/>
              </w:rPr>
              <w:t>Sơ lược về lý thuyết</w:t>
            </w:r>
            <w:r w:rsidR="008734F7">
              <w:rPr>
                <w:noProof/>
                <w:webHidden/>
              </w:rPr>
              <w:tab/>
            </w:r>
            <w:r w:rsidR="008734F7">
              <w:rPr>
                <w:noProof/>
                <w:webHidden/>
              </w:rPr>
              <w:fldChar w:fldCharType="begin"/>
            </w:r>
            <w:r w:rsidR="008734F7">
              <w:rPr>
                <w:noProof/>
                <w:webHidden/>
              </w:rPr>
              <w:instrText xml:space="preserve"> PAGEREF _Toc167403019 \h </w:instrText>
            </w:r>
            <w:r w:rsidR="008734F7">
              <w:rPr>
                <w:noProof/>
                <w:webHidden/>
              </w:rPr>
            </w:r>
            <w:r w:rsidR="008734F7">
              <w:rPr>
                <w:noProof/>
                <w:webHidden/>
              </w:rPr>
              <w:fldChar w:fldCharType="separate"/>
            </w:r>
            <w:r w:rsidR="008734F7">
              <w:rPr>
                <w:noProof/>
                <w:webHidden/>
              </w:rPr>
              <w:t>27</w:t>
            </w:r>
            <w:r w:rsidR="008734F7">
              <w:rPr>
                <w:noProof/>
                <w:webHidden/>
              </w:rPr>
              <w:fldChar w:fldCharType="end"/>
            </w:r>
          </w:hyperlink>
        </w:p>
        <w:p w14:paraId="07124DEA" w14:textId="440EB8B2" w:rsidR="008734F7" w:rsidRDefault="001D00DF">
          <w:pPr>
            <w:pStyle w:val="TOC3"/>
            <w:tabs>
              <w:tab w:val="right" w:leader="dot" w:pos="9016"/>
            </w:tabs>
            <w:rPr>
              <w:rFonts w:asciiTheme="minorHAnsi" w:eastAsiaTheme="minorEastAsia" w:hAnsiTheme="minorHAnsi"/>
              <w:noProof/>
              <w:sz w:val="22"/>
              <w:lang w:val="en-US"/>
            </w:rPr>
          </w:pPr>
          <w:hyperlink w:anchor="_Toc167403020" w:history="1">
            <w:r w:rsidR="008734F7" w:rsidRPr="005F38BA">
              <w:rPr>
                <w:rStyle w:val="Hyperlink"/>
                <w:b/>
                <w:noProof/>
                <w:lang w:val="en-US"/>
              </w:rPr>
              <w:t>2.6.2 Ưu điểm</w:t>
            </w:r>
            <w:r w:rsidR="008734F7">
              <w:rPr>
                <w:noProof/>
                <w:webHidden/>
              </w:rPr>
              <w:tab/>
            </w:r>
            <w:r w:rsidR="008734F7">
              <w:rPr>
                <w:noProof/>
                <w:webHidden/>
              </w:rPr>
              <w:fldChar w:fldCharType="begin"/>
            </w:r>
            <w:r w:rsidR="008734F7">
              <w:rPr>
                <w:noProof/>
                <w:webHidden/>
              </w:rPr>
              <w:instrText xml:space="preserve"> PAGEREF _Toc167403020 \h </w:instrText>
            </w:r>
            <w:r w:rsidR="008734F7">
              <w:rPr>
                <w:noProof/>
                <w:webHidden/>
              </w:rPr>
            </w:r>
            <w:r w:rsidR="008734F7">
              <w:rPr>
                <w:noProof/>
                <w:webHidden/>
              </w:rPr>
              <w:fldChar w:fldCharType="separate"/>
            </w:r>
            <w:r w:rsidR="008734F7">
              <w:rPr>
                <w:noProof/>
                <w:webHidden/>
              </w:rPr>
              <w:t>28</w:t>
            </w:r>
            <w:r w:rsidR="008734F7">
              <w:rPr>
                <w:noProof/>
                <w:webHidden/>
              </w:rPr>
              <w:fldChar w:fldCharType="end"/>
            </w:r>
          </w:hyperlink>
        </w:p>
        <w:p w14:paraId="6443CA25" w14:textId="0320D4AA" w:rsidR="008734F7" w:rsidRDefault="001D00DF">
          <w:pPr>
            <w:pStyle w:val="TOC3"/>
            <w:tabs>
              <w:tab w:val="right" w:leader="dot" w:pos="9016"/>
            </w:tabs>
            <w:rPr>
              <w:rFonts w:asciiTheme="minorHAnsi" w:eastAsiaTheme="minorEastAsia" w:hAnsiTheme="minorHAnsi"/>
              <w:noProof/>
              <w:sz w:val="22"/>
              <w:lang w:val="en-US"/>
            </w:rPr>
          </w:pPr>
          <w:hyperlink w:anchor="_Toc167403021" w:history="1">
            <w:r w:rsidR="008734F7" w:rsidRPr="005F38BA">
              <w:rPr>
                <w:rStyle w:val="Hyperlink"/>
                <w:b/>
                <w:noProof/>
                <w:lang w:val="en-US"/>
              </w:rPr>
              <w:t>2.6.3 Nhược điểm</w:t>
            </w:r>
            <w:r w:rsidR="008734F7">
              <w:rPr>
                <w:noProof/>
                <w:webHidden/>
              </w:rPr>
              <w:tab/>
            </w:r>
            <w:r w:rsidR="008734F7">
              <w:rPr>
                <w:noProof/>
                <w:webHidden/>
              </w:rPr>
              <w:fldChar w:fldCharType="begin"/>
            </w:r>
            <w:r w:rsidR="008734F7">
              <w:rPr>
                <w:noProof/>
                <w:webHidden/>
              </w:rPr>
              <w:instrText xml:space="preserve"> PAGEREF _Toc167403021 \h </w:instrText>
            </w:r>
            <w:r w:rsidR="008734F7">
              <w:rPr>
                <w:noProof/>
                <w:webHidden/>
              </w:rPr>
            </w:r>
            <w:r w:rsidR="008734F7">
              <w:rPr>
                <w:noProof/>
                <w:webHidden/>
              </w:rPr>
              <w:fldChar w:fldCharType="separate"/>
            </w:r>
            <w:r w:rsidR="008734F7">
              <w:rPr>
                <w:noProof/>
                <w:webHidden/>
              </w:rPr>
              <w:t>28</w:t>
            </w:r>
            <w:r w:rsidR="008734F7">
              <w:rPr>
                <w:noProof/>
                <w:webHidden/>
              </w:rPr>
              <w:fldChar w:fldCharType="end"/>
            </w:r>
          </w:hyperlink>
        </w:p>
        <w:p w14:paraId="17AED9DE" w14:textId="5A95FA6E" w:rsidR="008734F7" w:rsidRDefault="001D00DF">
          <w:pPr>
            <w:pStyle w:val="TOC2"/>
            <w:tabs>
              <w:tab w:val="right" w:leader="dot" w:pos="9016"/>
            </w:tabs>
            <w:rPr>
              <w:rFonts w:asciiTheme="minorHAnsi" w:eastAsiaTheme="minorEastAsia" w:hAnsiTheme="minorHAnsi"/>
              <w:noProof/>
              <w:sz w:val="22"/>
              <w:lang w:val="en-US"/>
            </w:rPr>
          </w:pPr>
          <w:hyperlink w:anchor="_Toc167403022" w:history="1">
            <w:r w:rsidR="008734F7" w:rsidRPr="005F38BA">
              <w:rPr>
                <w:rStyle w:val="Hyperlink"/>
                <w:b/>
                <w:bCs/>
                <w:noProof/>
                <w:lang w:val="en-US"/>
              </w:rPr>
              <w:t>2.7 Feedforward neural network</w:t>
            </w:r>
            <w:r w:rsidR="008734F7">
              <w:rPr>
                <w:noProof/>
                <w:webHidden/>
              </w:rPr>
              <w:tab/>
            </w:r>
            <w:r w:rsidR="008734F7">
              <w:rPr>
                <w:noProof/>
                <w:webHidden/>
              </w:rPr>
              <w:fldChar w:fldCharType="begin"/>
            </w:r>
            <w:r w:rsidR="008734F7">
              <w:rPr>
                <w:noProof/>
                <w:webHidden/>
              </w:rPr>
              <w:instrText xml:space="preserve"> PAGEREF _Toc167403022 \h </w:instrText>
            </w:r>
            <w:r w:rsidR="008734F7">
              <w:rPr>
                <w:noProof/>
                <w:webHidden/>
              </w:rPr>
            </w:r>
            <w:r w:rsidR="008734F7">
              <w:rPr>
                <w:noProof/>
                <w:webHidden/>
              </w:rPr>
              <w:fldChar w:fldCharType="separate"/>
            </w:r>
            <w:r w:rsidR="008734F7">
              <w:rPr>
                <w:noProof/>
                <w:webHidden/>
              </w:rPr>
              <w:t>28</w:t>
            </w:r>
            <w:r w:rsidR="008734F7">
              <w:rPr>
                <w:noProof/>
                <w:webHidden/>
              </w:rPr>
              <w:fldChar w:fldCharType="end"/>
            </w:r>
          </w:hyperlink>
        </w:p>
        <w:p w14:paraId="29E8C6C2" w14:textId="58BFAE41" w:rsidR="008734F7" w:rsidRDefault="001D00DF">
          <w:pPr>
            <w:pStyle w:val="TOC3"/>
            <w:tabs>
              <w:tab w:val="right" w:leader="dot" w:pos="9016"/>
            </w:tabs>
            <w:rPr>
              <w:rFonts w:asciiTheme="minorHAnsi" w:eastAsiaTheme="minorEastAsia" w:hAnsiTheme="minorHAnsi"/>
              <w:noProof/>
              <w:sz w:val="22"/>
              <w:lang w:val="en-US"/>
            </w:rPr>
          </w:pPr>
          <w:hyperlink w:anchor="_Toc167403023" w:history="1">
            <w:r w:rsidR="008734F7" w:rsidRPr="005F38BA">
              <w:rPr>
                <w:rStyle w:val="Hyperlink"/>
                <w:rFonts w:cstheme="majorHAnsi"/>
                <w:b/>
                <w:bCs/>
                <w:noProof/>
                <w:lang w:val="en-US"/>
              </w:rPr>
              <w:t xml:space="preserve">2.7.1 </w:t>
            </w:r>
            <w:r w:rsidR="008734F7" w:rsidRPr="005F38BA">
              <w:rPr>
                <w:rStyle w:val="Hyperlink"/>
                <w:rFonts w:cstheme="majorHAnsi"/>
                <w:b/>
                <w:noProof/>
                <w:lang w:val="en-US"/>
              </w:rPr>
              <w:t>Sơ lược về lý thuyết</w:t>
            </w:r>
            <w:r w:rsidR="008734F7">
              <w:rPr>
                <w:noProof/>
                <w:webHidden/>
              </w:rPr>
              <w:tab/>
            </w:r>
            <w:r w:rsidR="008734F7">
              <w:rPr>
                <w:noProof/>
                <w:webHidden/>
              </w:rPr>
              <w:fldChar w:fldCharType="begin"/>
            </w:r>
            <w:r w:rsidR="008734F7">
              <w:rPr>
                <w:noProof/>
                <w:webHidden/>
              </w:rPr>
              <w:instrText xml:space="preserve"> PAGEREF _Toc167403023 \h </w:instrText>
            </w:r>
            <w:r w:rsidR="008734F7">
              <w:rPr>
                <w:noProof/>
                <w:webHidden/>
              </w:rPr>
            </w:r>
            <w:r w:rsidR="008734F7">
              <w:rPr>
                <w:noProof/>
                <w:webHidden/>
              </w:rPr>
              <w:fldChar w:fldCharType="separate"/>
            </w:r>
            <w:r w:rsidR="008734F7">
              <w:rPr>
                <w:noProof/>
                <w:webHidden/>
              </w:rPr>
              <w:t>28</w:t>
            </w:r>
            <w:r w:rsidR="008734F7">
              <w:rPr>
                <w:noProof/>
                <w:webHidden/>
              </w:rPr>
              <w:fldChar w:fldCharType="end"/>
            </w:r>
          </w:hyperlink>
        </w:p>
        <w:p w14:paraId="621DC14A" w14:textId="2ED84977" w:rsidR="008734F7" w:rsidRDefault="001D00DF">
          <w:pPr>
            <w:pStyle w:val="TOC3"/>
            <w:tabs>
              <w:tab w:val="right" w:leader="dot" w:pos="9016"/>
            </w:tabs>
            <w:rPr>
              <w:rFonts w:asciiTheme="minorHAnsi" w:eastAsiaTheme="minorEastAsia" w:hAnsiTheme="minorHAnsi"/>
              <w:noProof/>
              <w:sz w:val="22"/>
              <w:lang w:val="en-US"/>
            </w:rPr>
          </w:pPr>
          <w:hyperlink w:anchor="_Toc167403024" w:history="1">
            <w:r w:rsidR="008734F7" w:rsidRPr="005F38BA">
              <w:rPr>
                <w:rStyle w:val="Hyperlink"/>
                <w:rFonts w:cstheme="majorHAnsi"/>
                <w:b/>
                <w:bCs/>
                <w:noProof/>
                <w:lang w:val="en-US"/>
              </w:rPr>
              <w:t xml:space="preserve">2.7.2 </w:t>
            </w:r>
            <w:r w:rsidR="008734F7" w:rsidRPr="005F38BA">
              <w:rPr>
                <w:rStyle w:val="Hyperlink"/>
                <w:rFonts w:cstheme="majorHAnsi"/>
                <w:b/>
                <w:noProof/>
                <w:lang w:val="en-US"/>
              </w:rPr>
              <w:t>Ưu điểm</w:t>
            </w:r>
            <w:r w:rsidR="008734F7">
              <w:rPr>
                <w:noProof/>
                <w:webHidden/>
              </w:rPr>
              <w:tab/>
            </w:r>
            <w:r w:rsidR="008734F7">
              <w:rPr>
                <w:noProof/>
                <w:webHidden/>
              </w:rPr>
              <w:fldChar w:fldCharType="begin"/>
            </w:r>
            <w:r w:rsidR="008734F7">
              <w:rPr>
                <w:noProof/>
                <w:webHidden/>
              </w:rPr>
              <w:instrText xml:space="preserve"> PAGEREF _Toc167403024 \h </w:instrText>
            </w:r>
            <w:r w:rsidR="008734F7">
              <w:rPr>
                <w:noProof/>
                <w:webHidden/>
              </w:rPr>
            </w:r>
            <w:r w:rsidR="008734F7">
              <w:rPr>
                <w:noProof/>
                <w:webHidden/>
              </w:rPr>
              <w:fldChar w:fldCharType="separate"/>
            </w:r>
            <w:r w:rsidR="008734F7">
              <w:rPr>
                <w:noProof/>
                <w:webHidden/>
              </w:rPr>
              <w:t>29</w:t>
            </w:r>
            <w:r w:rsidR="008734F7">
              <w:rPr>
                <w:noProof/>
                <w:webHidden/>
              </w:rPr>
              <w:fldChar w:fldCharType="end"/>
            </w:r>
          </w:hyperlink>
        </w:p>
        <w:p w14:paraId="2A8D124B" w14:textId="23DD6C44" w:rsidR="008734F7" w:rsidRDefault="001D00DF">
          <w:pPr>
            <w:pStyle w:val="TOC3"/>
            <w:tabs>
              <w:tab w:val="right" w:leader="dot" w:pos="9016"/>
            </w:tabs>
            <w:rPr>
              <w:rFonts w:asciiTheme="minorHAnsi" w:eastAsiaTheme="minorEastAsia" w:hAnsiTheme="minorHAnsi"/>
              <w:noProof/>
              <w:sz w:val="22"/>
              <w:lang w:val="en-US"/>
            </w:rPr>
          </w:pPr>
          <w:hyperlink w:anchor="_Toc167403025" w:history="1">
            <w:r w:rsidR="008734F7" w:rsidRPr="005F38BA">
              <w:rPr>
                <w:rStyle w:val="Hyperlink"/>
                <w:b/>
                <w:noProof/>
                <w:lang w:val="en-US"/>
              </w:rPr>
              <w:t>2.7.3 Nhược điểm</w:t>
            </w:r>
            <w:r w:rsidR="008734F7">
              <w:rPr>
                <w:noProof/>
                <w:webHidden/>
              </w:rPr>
              <w:tab/>
            </w:r>
            <w:r w:rsidR="008734F7">
              <w:rPr>
                <w:noProof/>
                <w:webHidden/>
              </w:rPr>
              <w:fldChar w:fldCharType="begin"/>
            </w:r>
            <w:r w:rsidR="008734F7">
              <w:rPr>
                <w:noProof/>
                <w:webHidden/>
              </w:rPr>
              <w:instrText xml:space="preserve"> PAGEREF _Toc167403025 \h </w:instrText>
            </w:r>
            <w:r w:rsidR="008734F7">
              <w:rPr>
                <w:noProof/>
                <w:webHidden/>
              </w:rPr>
            </w:r>
            <w:r w:rsidR="008734F7">
              <w:rPr>
                <w:noProof/>
                <w:webHidden/>
              </w:rPr>
              <w:fldChar w:fldCharType="separate"/>
            </w:r>
            <w:r w:rsidR="008734F7">
              <w:rPr>
                <w:noProof/>
                <w:webHidden/>
              </w:rPr>
              <w:t>29</w:t>
            </w:r>
            <w:r w:rsidR="008734F7">
              <w:rPr>
                <w:noProof/>
                <w:webHidden/>
              </w:rPr>
              <w:fldChar w:fldCharType="end"/>
            </w:r>
          </w:hyperlink>
        </w:p>
        <w:p w14:paraId="01039BFF" w14:textId="3CF1805E" w:rsidR="008734F7" w:rsidRDefault="001D00DF">
          <w:pPr>
            <w:pStyle w:val="TOC1"/>
            <w:tabs>
              <w:tab w:val="right" w:leader="dot" w:pos="9016"/>
            </w:tabs>
            <w:rPr>
              <w:rFonts w:asciiTheme="minorHAnsi" w:eastAsiaTheme="minorEastAsia" w:hAnsiTheme="minorHAnsi"/>
              <w:noProof/>
              <w:sz w:val="22"/>
              <w:lang w:val="en-US"/>
            </w:rPr>
          </w:pPr>
          <w:hyperlink w:anchor="_Toc167403026" w:history="1">
            <w:r w:rsidR="008734F7" w:rsidRPr="005F38BA">
              <w:rPr>
                <w:rStyle w:val="Hyperlink"/>
                <w:rFonts w:asciiTheme="majorHAnsi" w:hAnsiTheme="majorHAnsi" w:cstheme="majorHAnsi"/>
                <w:b/>
                <w:noProof/>
                <w:lang w:val="en-US"/>
              </w:rPr>
              <w:t>PHẦN 3: KẾT QUẢ KHAI PHÁ</w:t>
            </w:r>
            <w:r w:rsidR="008734F7">
              <w:rPr>
                <w:noProof/>
                <w:webHidden/>
              </w:rPr>
              <w:tab/>
            </w:r>
            <w:r w:rsidR="008734F7">
              <w:rPr>
                <w:noProof/>
                <w:webHidden/>
              </w:rPr>
              <w:fldChar w:fldCharType="begin"/>
            </w:r>
            <w:r w:rsidR="008734F7">
              <w:rPr>
                <w:noProof/>
                <w:webHidden/>
              </w:rPr>
              <w:instrText xml:space="preserve"> PAGEREF _Toc167403026 \h </w:instrText>
            </w:r>
            <w:r w:rsidR="008734F7">
              <w:rPr>
                <w:noProof/>
                <w:webHidden/>
              </w:rPr>
            </w:r>
            <w:r w:rsidR="008734F7">
              <w:rPr>
                <w:noProof/>
                <w:webHidden/>
              </w:rPr>
              <w:fldChar w:fldCharType="separate"/>
            </w:r>
            <w:r w:rsidR="008734F7">
              <w:rPr>
                <w:noProof/>
                <w:webHidden/>
              </w:rPr>
              <w:t>31</w:t>
            </w:r>
            <w:r w:rsidR="008734F7">
              <w:rPr>
                <w:noProof/>
                <w:webHidden/>
              </w:rPr>
              <w:fldChar w:fldCharType="end"/>
            </w:r>
          </w:hyperlink>
        </w:p>
        <w:p w14:paraId="02842376" w14:textId="3D699774" w:rsidR="008734F7" w:rsidRDefault="001D00DF">
          <w:pPr>
            <w:pStyle w:val="TOC2"/>
            <w:tabs>
              <w:tab w:val="right" w:leader="dot" w:pos="9016"/>
            </w:tabs>
            <w:rPr>
              <w:rFonts w:asciiTheme="minorHAnsi" w:eastAsiaTheme="minorEastAsia" w:hAnsiTheme="minorHAnsi"/>
              <w:noProof/>
              <w:sz w:val="22"/>
              <w:lang w:val="en-US"/>
            </w:rPr>
          </w:pPr>
          <w:hyperlink w:anchor="_Toc167403027" w:history="1">
            <w:r w:rsidR="008734F7" w:rsidRPr="005F38BA">
              <w:rPr>
                <w:rStyle w:val="Hyperlink"/>
                <w:b/>
                <w:bCs/>
                <w:noProof/>
                <w:lang w:val="en-US"/>
              </w:rPr>
              <w:t>3.1 Đánh giá – nhận xét – trả lời câu hỏi</w:t>
            </w:r>
            <w:r w:rsidR="008734F7">
              <w:rPr>
                <w:noProof/>
                <w:webHidden/>
              </w:rPr>
              <w:tab/>
            </w:r>
            <w:r w:rsidR="008734F7">
              <w:rPr>
                <w:noProof/>
                <w:webHidden/>
              </w:rPr>
              <w:fldChar w:fldCharType="begin"/>
            </w:r>
            <w:r w:rsidR="008734F7">
              <w:rPr>
                <w:noProof/>
                <w:webHidden/>
              </w:rPr>
              <w:instrText xml:space="preserve"> PAGEREF _Toc167403027 \h </w:instrText>
            </w:r>
            <w:r w:rsidR="008734F7">
              <w:rPr>
                <w:noProof/>
                <w:webHidden/>
              </w:rPr>
            </w:r>
            <w:r w:rsidR="008734F7">
              <w:rPr>
                <w:noProof/>
                <w:webHidden/>
              </w:rPr>
              <w:fldChar w:fldCharType="separate"/>
            </w:r>
            <w:r w:rsidR="008734F7">
              <w:rPr>
                <w:noProof/>
                <w:webHidden/>
              </w:rPr>
              <w:t>31</w:t>
            </w:r>
            <w:r w:rsidR="008734F7">
              <w:rPr>
                <w:noProof/>
                <w:webHidden/>
              </w:rPr>
              <w:fldChar w:fldCharType="end"/>
            </w:r>
          </w:hyperlink>
        </w:p>
        <w:p w14:paraId="22512496" w14:textId="74C6D907" w:rsidR="008734F7" w:rsidRDefault="001D00DF">
          <w:pPr>
            <w:pStyle w:val="TOC2"/>
            <w:tabs>
              <w:tab w:val="right" w:leader="dot" w:pos="9016"/>
            </w:tabs>
            <w:rPr>
              <w:rFonts w:asciiTheme="minorHAnsi" w:eastAsiaTheme="minorEastAsia" w:hAnsiTheme="minorHAnsi"/>
              <w:noProof/>
              <w:sz w:val="22"/>
              <w:lang w:val="en-US"/>
            </w:rPr>
          </w:pPr>
          <w:hyperlink w:anchor="_Toc167403028" w:history="1">
            <w:r w:rsidR="008734F7" w:rsidRPr="005F38BA">
              <w:rPr>
                <w:rStyle w:val="Hyperlink"/>
                <w:b/>
                <w:bCs/>
                <w:noProof/>
                <w:lang w:val="en-US"/>
              </w:rPr>
              <w:t>3.2 Ý nghĩa</w:t>
            </w:r>
            <w:r w:rsidR="008734F7">
              <w:rPr>
                <w:noProof/>
                <w:webHidden/>
              </w:rPr>
              <w:tab/>
            </w:r>
            <w:r w:rsidR="008734F7">
              <w:rPr>
                <w:noProof/>
                <w:webHidden/>
              </w:rPr>
              <w:fldChar w:fldCharType="begin"/>
            </w:r>
            <w:r w:rsidR="008734F7">
              <w:rPr>
                <w:noProof/>
                <w:webHidden/>
              </w:rPr>
              <w:instrText xml:space="preserve"> PAGEREF _Toc167403028 \h </w:instrText>
            </w:r>
            <w:r w:rsidR="008734F7">
              <w:rPr>
                <w:noProof/>
                <w:webHidden/>
              </w:rPr>
            </w:r>
            <w:r w:rsidR="008734F7">
              <w:rPr>
                <w:noProof/>
                <w:webHidden/>
              </w:rPr>
              <w:fldChar w:fldCharType="separate"/>
            </w:r>
            <w:r w:rsidR="008734F7">
              <w:rPr>
                <w:noProof/>
                <w:webHidden/>
              </w:rPr>
              <w:t>33</w:t>
            </w:r>
            <w:r w:rsidR="008734F7">
              <w:rPr>
                <w:noProof/>
                <w:webHidden/>
              </w:rPr>
              <w:fldChar w:fldCharType="end"/>
            </w:r>
          </w:hyperlink>
        </w:p>
        <w:p w14:paraId="1DF54EBE" w14:textId="389AA115" w:rsidR="008734F7" w:rsidRDefault="001D00DF">
          <w:pPr>
            <w:pStyle w:val="TOC1"/>
            <w:tabs>
              <w:tab w:val="right" w:leader="dot" w:pos="9016"/>
            </w:tabs>
            <w:rPr>
              <w:rFonts w:asciiTheme="minorHAnsi" w:eastAsiaTheme="minorEastAsia" w:hAnsiTheme="minorHAnsi"/>
              <w:noProof/>
              <w:sz w:val="22"/>
              <w:lang w:val="en-US"/>
            </w:rPr>
          </w:pPr>
          <w:hyperlink w:anchor="_Toc167403029" w:history="1">
            <w:r w:rsidR="008734F7" w:rsidRPr="005F38BA">
              <w:rPr>
                <w:rStyle w:val="Hyperlink"/>
                <w:rFonts w:asciiTheme="majorHAnsi" w:hAnsiTheme="majorHAnsi" w:cstheme="majorHAnsi"/>
                <w:b/>
                <w:noProof/>
                <w:lang w:val="en-US"/>
              </w:rPr>
              <w:t xml:space="preserve">PHẦN 4 : </w:t>
            </w:r>
            <w:r w:rsidR="008734F7" w:rsidRPr="005F38BA">
              <w:rPr>
                <w:rStyle w:val="Hyperlink"/>
                <w:rFonts w:asciiTheme="majorHAnsi" w:hAnsiTheme="majorHAnsi" w:cstheme="majorHAnsi"/>
                <w:b/>
                <w:bCs/>
                <w:noProof/>
                <w:lang w:val="en-US"/>
              </w:rPr>
              <w:t>KẾT LUẬN</w:t>
            </w:r>
            <w:r w:rsidR="008734F7">
              <w:rPr>
                <w:noProof/>
                <w:webHidden/>
              </w:rPr>
              <w:tab/>
            </w:r>
            <w:r w:rsidR="008734F7">
              <w:rPr>
                <w:noProof/>
                <w:webHidden/>
              </w:rPr>
              <w:fldChar w:fldCharType="begin"/>
            </w:r>
            <w:r w:rsidR="008734F7">
              <w:rPr>
                <w:noProof/>
                <w:webHidden/>
              </w:rPr>
              <w:instrText xml:space="preserve"> PAGEREF _Toc167403029 \h </w:instrText>
            </w:r>
            <w:r w:rsidR="008734F7">
              <w:rPr>
                <w:noProof/>
                <w:webHidden/>
              </w:rPr>
            </w:r>
            <w:r w:rsidR="008734F7">
              <w:rPr>
                <w:noProof/>
                <w:webHidden/>
              </w:rPr>
              <w:fldChar w:fldCharType="separate"/>
            </w:r>
            <w:r w:rsidR="008734F7">
              <w:rPr>
                <w:noProof/>
                <w:webHidden/>
              </w:rPr>
              <w:t>35</w:t>
            </w:r>
            <w:r w:rsidR="008734F7">
              <w:rPr>
                <w:noProof/>
                <w:webHidden/>
              </w:rPr>
              <w:fldChar w:fldCharType="end"/>
            </w:r>
          </w:hyperlink>
        </w:p>
        <w:p w14:paraId="66DA9BB6" w14:textId="03ADEE64" w:rsidR="008734F7" w:rsidRDefault="001D00DF">
          <w:pPr>
            <w:pStyle w:val="TOC2"/>
            <w:tabs>
              <w:tab w:val="right" w:leader="dot" w:pos="9016"/>
            </w:tabs>
            <w:rPr>
              <w:rFonts w:asciiTheme="minorHAnsi" w:eastAsiaTheme="minorEastAsia" w:hAnsiTheme="minorHAnsi"/>
              <w:noProof/>
              <w:sz w:val="22"/>
              <w:lang w:val="en-US"/>
            </w:rPr>
          </w:pPr>
          <w:hyperlink w:anchor="_Toc167403030" w:history="1">
            <w:r w:rsidR="008734F7" w:rsidRPr="005F38BA">
              <w:rPr>
                <w:rStyle w:val="Hyperlink"/>
                <w:b/>
                <w:noProof/>
                <w:lang w:val="en-US"/>
              </w:rPr>
              <w:t>4.1 Kết quả đạt được</w:t>
            </w:r>
            <w:r w:rsidR="008734F7">
              <w:rPr>
                <w:noProof/>
                <w:webHidden/>
              </w:rPr>
              <w:tab/>
            </w:r>
            <w:r w:rsidR="008734F7">
              <w:rPr>
                <w:noProof/>
                <w:webHidden/>
              </w:rPr>
              <w:fldChar w:fldCharType="begin"/>
            </w:r>
            <w:r w:rsidR="008734F7">
              <w:rPr>
                <w:noProof/>
                <w:webHidden/>
              </w:rPr>
              <w:instrText xml:space="preserve"> PAGEREF _Toc167403030 \h </w:instrText>
            </w:r>
            <w:r w:rsidR="008734F7">
              <w:rPr>
                <w:noProof/>
                <w:webHidden/>
              </w:rPr>
            </w:r>
            <w:r w:rsidR="008734F7">
              <w:rPr>
                <w:noProof/>
                <w:webHidden/>
              </w:rPr>
              <w:fldChar w:fldCharType="separate"/>
            </w:r>
            <w:r w:rsidR="008734F7">
              <w:rPr>
                <w:noProof/>
                <w:webHidden/>
              </w:rPr>
              <w:t>35</w:t>
            </w:r>
            <w:r w:rsidR="008734F7">
              <w:rPr>
                <w:noProof/>
                <w:webHidden/>
              </w:rPr>
              <w:fldChar w:fldCharType="end"/>
            </w:r>
          </w:hyperlink>
        </w:p>
        <w:p w14:paraId="6B947EA7" w14:textId="46710544" w:rsidR="008734F7" w:rsidRDefault="001D00DF">
          <w:pPr>
            <w:pStyle w:val="TOC2"/>
            <w:tabs>
              <w:tab w:val="right" w:leader="dot" w:pos="9016"/>
            </w:tabs>
            <w:rPr>
              <w:rFonts w:asciiTheme="minorHAnsi" w:eastAsiaTheme="minorEastAsia" w:hAnsiTheme="minorHAnsi"/>
              <w:noProof/>
              <w:sz w:val="22"/>
              <w:lang w:val="en-US"/>
            </w:rPr>
          </w:pPr>
          <w:hyperlink w:anchor="_Toc167403031" w:history="1">
            <w:r w:rsidR="008734F7" w:rsidRPr="005F38BA">
              <w:rPr>
                <w:rStyle w:val="Hyperlink"/>
                <w:b/>
                <w:bCs/>
                <w:noProof/>
                <w:lang w:val="en-US"/>
              </w:rPr>
              <w:t>4.2 Những hạn chế</w:t>
            </w:r>
            <w:r w:rsidR="008734F7">
              <w:rPr>
                <w:noProof/>
                <w:webHidden/>
              </w:rPr>
              <w:tab/>
            </w:r>
            <w:r w:rsidR="008734F7">
              <w:rPr>
                <w:noProof/>
                <w:webHidden/>
              </w:rPr>
              <w:fldChar w:fldCharType="begin"/>
            </w:r>
            <w:r w:rsidR="008734F7">
              <w:rPr>
                <w:noProof/>
                <w:webHidden/>
              </w:rPr>
              <w:instrText xml:space="preserve"> PAGEREF _Toc167403031 \h </w:instrText>
            </w:r>
            <w:r w:rsidR="008734F7">
              <w:rPr>
                <w:noProof/>
                <w:webHidden/>
              </w:rPr>
            </w:r>
            <w:r w:rsidR="008734F7">
              <w:rPr>
                <w:noProof/>
                <w:webHidden/>
              </w:rPr>
              <w:fldChar w:fldCharType="separate"/>
            </w:r>
            <w:r w:rsidR="008734F7">
              <w:rPr>
                <w:noProof/>
                <w:webHidden/>
              </w:rPr>
              <w:t>35</w:t>
            </w:r>
            <w:r w:rsidR="008734F7">
              <w:rPr>
                <w:noProof/>
                <w:webHidden/>
              </w:rPr>
              <w:fldChar w:fldCharType="end"/>
            </w:r>
          </w:hyperlink>
        </w:p>
        <w:p w14:paraId="3ACBB39F" w14:textId="2051D544" w:rsidR="008734F7" w:rsidRDefault="001D00DF">
          <w:pPr>
            <w:pStyle w:val="TOC2"/>
            <w:tabs>
              <w:tab w:val="right" w:leader="dot" w:pos="9016"/>
            </w:tabs>
            <w:rPr>
              <w:rFonts w:asciiTheme="minorHAnsi" w:eastAsiaTheme="minorEastAsia" w:hAnsiTheme="minorHAnsi"/>
              <w:noProof/>
              <w:sz w:val="22"/>
              <w:lang w:val="en-US"/>
            </w:rPr>
          </w:pPr>
          <w:hyperlink w:anchor="_Toc167403032" w:history="1">
            <w:r w:rsidR="008734F7" w:rsidRPr="005F38BA">
              <w:rPr>
                <w:rStyle w:val="Hyperlink"/>
                <w:b/>
                <w:bCs/>
                <w:noProof/>
                <w:lang w:val="en-US"/>
              </w:rPr>
              <w:t>4.3 Cách cải tiến</w:t>
            </w:r>
            <w:r w:rsidR="008734F7">
              <w:rPr>
                <w:noProof/>
                <w:webHidden/>
              </w:rPr>
              <w:tab/>
            </w:r>
            <w:r w:rsidR="008734F7">
              <w:rPr>
                <w:noProof/>
                <w:webHidden/>
              </w:rPr>
              <w:fldChar w:fldCharType="begin"/>
            </w:r>
            <w:r w:rsidR="008734F7">
              <w:rPr>
                <w:noProof/>
                <w:webHidden/>
              </w:rPr>
              <w:instrText xml:space="preserve"> PAGEREF _Toc167403032 \h </w:instrText>
            </w:r>
            <w:r w:rsidR="008734F7">
              <w:rPr>
                <w:noProof/>
                <w:webHidden/>
              </w:rPr>
            </w:r>
            <w:r w:rsidR="008734F7">
              <w:rPr>
                <w:noProof/>
                <w:webHidden/>
              </w:rPr>
              <w:fldChar w:fldCharType="separate"/>
            </w:r>
            <w:r w:rsidR="008734F7">
              <w:rPr>
                <w:noProof/>
                <w:webHidden/>
              </w:rPr>
              <w:t>36</w:t>
            </w:r>
            <w:r w:rsidR="008734F7">
              <w:rPr>
                <w:noProof/>
                <w:webHidden/>
              </w:rPr>
              <w:fldChar w:fldCharType="end"/>
            </w:r>
          </w:hyperlink>
        </w:p>
        <w:p w14:paraId="2B3F019A" w14:textId="33B6A46B" w:rsidR="00097C54" w:rsidRPr="0004757F" w:rsidRDefault="00097C54" w:rsidP="0018353E">
          <w:pPr>
            <w:spacing w:line="360" w:lineRule="auto"/>
            <w:rPr>
              <w:rFonts w:asciiTheme="majorHAnsi" w:hAnsiTheme="majorHAnsi" w:cstheme="majorHAnsi"/>
            </w:rPr>
          </w:pPr>
          <w:r w:rsidRPr="00FF0BE1">
            <w:rPr>
              <w:rFonts w:asciiTheme="majorHAnsi" w:hAnsiTheme="majorHAnsi" w:cstheme="majorHAnsi"/>
              <w:sz w:val="26"/>
              <w:szCs w:val="26"/>
            </w:rPr>
            <w:fldChar w:fldCharType="end"/>
          </w:r>
        </w:p>
      </w:sdtContent>
    </w:sdt>
    <w:p w14:paraId="2FE95A85" w14:textId="77777777" w:rsidR="0094616D" w:rsidRPr="0004757F" w:rsidRDefault="0094616D" w:rsidP="0018353E">
      <w:pPr>
        <w:spacing w:line="360" w:lineRule="auto"/>
        <w:rPr>
          <w:rStyle w:val="BookTitle"/>
          <w:rFonts w:asciiTheme="majorHAnsi" w:eastAsia="Times New Roman" w:hAnsiTheme="majorHAnsi" w:cstheme="majorHAnsi"/>
          <w:i w:val="0"/>
          <w:iCs w:val="0"/>
          <w:color w:val="4471C4"/>
          <w:sz w:val="36"/>
          <w:szCs w:val="36"/>
          <w:lang w:val="en-US"/>
        </w:rPr>
      </w:pPr>
    </w:p>
    <w:p w14:paraId="35DD310A" w14:textId="77777777" w:rsidR="00405F17" w:rsidRPr="0004757F" w:rsidRDefault="00405F17" w:rsidP="0018353E">
      <w:pPr>
        <w:spacing w:line="360" w:lineRule="auto"/>
        <w:jc w:val="center"/>
        <w:rPr>
          <w:rStyle w:val="BookTitle"/>
          <w:rFonts w:asciiTheme="majorHAnsi" w:eastAsia="Times New Roman" w:hAnsiTheme="majorHAnsi" w:cstheme="majorHAnsi"/>
          <w:color w:val="4471C4"/>
          <w:sz w:val="40"/>
          <w:szCs w:val="40"/>
        </w:rPr>
      </w:pPr>
    </w:p>
    <w:p w14:paraId="449F760D" w14:textId="77777777" w:rsidR="00E33518" w:rsidRPr="0004757F" w:rsidRDefault="00E33518" w:rsidP="0018353E">
      <w:pPr>
        <w:spacing w:line="360" w:lineRule="auto"/>
        <w:jc w:val="center"/>
        <w:rPr>
          <w:rStyle w:val="BookTitle"/>
          <w:rFonts w:asciiTheme="majorHAnsi" w:eastAsia="Times New Roman" w:hAnsiTheme="majorHAnsi" w:cstheme="majorHAnsi"/>
          <w:color w:val="4471C4"/>
          <w:sz w:val="40"/>
          <w:szCs w:val="40"/>
        </w:rPr>
      </w:pPr>
    </w:p>
    <w:p w14:paraId="385A6F23" w14:textId="77777777" w:rsidR="00405F17" w:rsidRPr="0004757F" w:rsidRDefault="00405F17" w:rsidP="0018353E">
      <w:pPr>
        <w:spacing w:line="360" w:lineRule="auto"/>
        <w:rPr>
          <w:rStyle w:val="BookTitle"/>
          <w:rFonts w:asciiTheme="majorHAnsi" w:eastAsia="Times New Roman" w:hAnsiTheme="majorHAnsi" w:cstheme="majorHAnsi"/>
          <w:color w:val="4471C4"/>
          <w:sz w:val="40"/>
          <w:szCs w:val="40"/>
        </w:rPr>
      </w:pPr>
    </w:p>
    <w:p w14:paraId="7EA0B5F6" w14:textId="77777777" w:rsidR="00FF0BE1" w:rsidRDefault="00FF0BE1" w:rsidP="0018353E">
      <w:pPr>
        <w:spacing w:line="360" w:lineRule="auto"/>
        <w:rPr>
          <w:rStyle w:val="BookTitle"/>
          <w:rFonts w:asciiTheme="majorHAnsi" w:eastAsia="Times New Roman" w:hAnsiTheme="majorHAnsi" w:cstheme="majorHAnsi"/>
          <w:color w:val="4471C4"/>
          <w:sz w:val="40"/>
          <w:szCs w:val="40"/>
        </w:rPr>
      </w:pPr>
    </w:p>
    <w:p w14:paraId="7E5BEA1D" w14:textId="77777777" w:rsidR="00FF0BE1" w:rsidRDefault="00FF0BE1" w:rsidP="0018353E">
      <w:pPr>
        <w:spacing w:line="360" w:lineRule="auto"/>
        <w:rPr>
          <w:rStyle w:val="BookTitle"/>
          <w:rFonts w:asciiTheme="majorHAnsi" w:eastAsia="Times New Roman" w:hAnsiTheme="majorHAnsi" w:cstheme="majorHAnsi"/>
          <w:color w:val="4471C4"/>
          <w:sz w:val="40"/>
          <w:szCs w:val="40"/>
        </w:rPr>
      </w:pPr>
    </w:p>
    <w:p w14:paraId="52CC2345" w14:textId="47BE9A4A" w:rsidR="00AB46E4" w:rsidRDefault="00AB46E4" w:rsidP="0018353E">
      <w:pPr>
        <w:spacing w:line="360" w:lineRule="auto"/>
        <w:rPr>
          <w:rStyle w:val="BookTitle"/>
          <w:rFonts w:asciiTheme="majorHAnsi" w:eastAsia="Times New Roman" w:hAnsiTheme="majorHAnsi" w:cstheme="majorHAnsi"/>
          <w:color w:val="4471C4"/>
          <w:sz w:val="40"/>
          <w:szCs w:val="40"/>
        </w:rPr>
      </w:pPr>
    </w:p>
    <w:p w14:paraId="7631E125" w14:textId="1662EF44" w:rsidR="00923C40" w:rsidRDefault="00923C40" w:rsidP="0018353E">
      <w:pPr>
        <w:spacing w:line="360" w:lineRule="auto"/>
        <w:rPr>
          <w:rStyle w:val="BookTitle"/>
          <w:rFonts w:asciiTheme="majorHAnsi" w:eastAsia="Times New Roman" w:hAnsiTheme="majorHAnsi" w:cstheme="majorBidi"/>
          <w:color w:val="4471C4"/>
          <w:sz w:val="40"/>
          <w:szCs w:val="40"/>
        </w:rPr>
      </w:pPr>
    </w:p>
    <w:p w14:paraId="33AA0520" w14:textId="0CE42B50" w:rsidR="00114C84" w:rsidRDefault="00114C84" w:rsidP="0018353E">
      <w:pPr>
        <w:spacing w:line="360" w:lineRule="auto"/>
        <w:rPr>
          <w:rStyle w:val="BookTitle"/>
          <w:rFonts w:asciiTheme="majorHAnsi" w:eastAsia="Times New Roman" w:hAnsiTheme="majorHAnsi" w:cstheme="majorBidi"/>
          <w:color w:val="4471C4"/>
          <w:sz w:val="40"/>
          <w:szCs w:val="40"/>
        </w:rPr>
      </w:pPr>
    </w:p>
    <w:p w14:paraId="105A77C8" w14:textId="0F5F0CC6" w:rsidR="00114C84" w:rsidRPr="0004757F" w:rsidRDefault="00114C84" w:rsidP="0018353E">
      <w:pPr>
        <w:spacing w:line="360" w:lineRule="auto"/>
        <w:rPr>
          <w:rStyle w:val="BookTitle"/>
          <w:rFonts w:asciiTheme="majorHAnsi" w:eastAsia="Times New Roman" w:hAnsiTheme="majorHAnsi" w:cstheme="majorBidi"/>
          <w:color w:val="4471C4"/>
          <w:sz w:val="40"/>
          <w:szCs w:val="40"/>
        </w:rPr>
      </w:pPr>
    </w:p>
    <w:p w14:paraId="39E4ED71" w14:textId="095E6132" w:rsidR="00C87A36" w:rsidRPr="00CD18CD" w:rsidRDefault="00811FFE" w:rsidP="0018353E">
      <w:pPr>
        <w:pStyle w:val="IntenseQuote"/>
        <w:spacing w:line="360" w:lineRule="auto"/>
        <w:outlineLvl w:val="0"/>
        <w:rPr>
          <w:rStyle w:val="BookTitle"/>
          <w:rFonts w:asciiTheme="majorHAnsi" w:eastAsia="Times New Roman" w:hAnsiTheme="majorHAnsi" w:cstheme="majorHAnsi"/>
          <w:i/>
          <w:iCs/>
          <w:color w:val="4471C4"/>
          <w:sz w:val="40"/>
          <w:szCs w:val="40"/>
          <w:lang w:val="en-US"/>
        </w:rPr>
      </w:pPr>
      <w:bookmarkStart w:id="1" w:name="_Toc167402992"/>
      <w:r>
        <w:rPr>
          <w:rStyle w:val="BookTitle"/>
          <w:rFonts w:asciiTheme="majorHAnsi" w:eastAsia="Times New Roman" w:hAnsiTheme="majorHAnsi" w:cstheme="majorHAnsi"/>
          <w:i/>
          <w:iCs/>
          <w:color w:val="4471C4"/>
          <w:sz w:val="40"/>
          <w:szCs w:val="40"/>
          <w:lang w:val="en-US"/>
        </w:rPr>
        <w:t>PHẦN</w:t>
      </w:r>
      <w:r w:rsidR="00C87A36" w:rsidRPr="00CD18CD">
        <w:rPr>
          <w:rStyle w:val="BookTitle"/>
          <w:rFonts w:asciiTheme="majorHAnsi" w:eastAsia="Times New Roman" w:hAnsiTheme="majorHAnsi" w:cstheme="majorHAnsi"/>
          <w:i/>
          <w:iCs/>
          <w:color w:val="4471C4"/>
          <w:sz w:val="40"/>
          <w:szCs w:val="40"/>
          <w:lang w:val="en-US"/>
        </w:rPr>
        <w:t xml:space="preserve"> 1</w:t>
      </w:r>
      <w:r w:rsidR="001C362C" w:rsidRPr="00CD18CD">
        <w:rPr>
          <w:rStyle w:val="BookTitle"/>
          <w:rFonts w:asciiTheme="majorHAnsi" w:eastAsia="Times New Roman" w:hAnsiTheme="majorHAnsi" w:cstheme="majorHAnsi"/>
          <w:i/>
          <w:iCs/>
          <w:color w:val="4471C4"/>
          <w:sz w:val="40"/>
          <w:szCs w:val="40"/>
          <w:lang w:val="en-US"/>
        </w:rPr>
        <w:t xml:space="preserve">. </w:t>
      </w:r>
      <w:r>
        <w:rPr>
          <w:rStyle w:val="BookTitle"/>
          <w:rFonts w:asciiTheme="majorHAnsi" w:eastAsia="Times New Roman" w:hAnsiTheme="majorHAnsi" w:cstheme="majorHAnsi"/>
          <w:i/>
          <w:iCs/>
          <w:color w:val="4471C4"/>
          <w:sz w:val="40"/>
          <w:szCs w:val="40"/>
          <w:lang w:val="en-US"/>
        </w:rPr>
        <w:t>PHÂN TÍCH DỮ LIỆU</w:t>
      </w:r>
      <w:bookmarkEnd w:id="1"/>
    </w:p>
    <w:p w14:paraId="589427AC" w14:textId="5F77363C" w:rsidR="00862CFA" w:rsidRPr="00F91850" w:rsidRDefault="00F91850" w:rsidP="108F794C">
      <w:pPr>
        <w:spacing w:line="360" w:lineRule="auto"/>
        <w:ind w:left="-360"/>
        <w:outlineLvl w:val="1"/>
        <w:rPr>
          <w:rFonts w:asciiTheme="majorHAnsi" w:hAnsiTheme="majorHAnsi" w:cstheme="majorBidi"/>
          <w:b/>
          <w:bCs/>
          <w:color w:val="4472C4" w:themeColor="accent1"/>
          <w:sz w:val="36"/>
          <w:szCs w:val="36"/>
          <w:lang w:val="en-US"/>
        </w:rPr>
      </w:pPr>
      <w:bookmarkStart w:id="2" w:name="_Toc167402993"/>
      <w:r w:rsidRPr="108F794C">
        <w:rPr>
          <w:rFonts w:asciiTheme="majorHAnsi" w:hAnsiTheme="majorHAnsi" w:cstheme="majorBidi"/>
          <w:b/>
          <w:bCs/>
          <w:color w:val="4472C4" w:themeColor="accent1"/>
          <w:sz w:val="36"/>
          <w:szCs w:val="36"/>
          <w:lang w:val="en-US"/>
        </w:rPr>
        <w:t xml:space="preserve">1. </w:t>
      </w:r>
      <w:r w:rsidR="00704576" w:rsidRPr="108F794C">
        <w:rPr>
          <w:rFonts w:asciiTheme="majorHAnsi" w:hAnsiTheme="majorHAnsi" w:cstheme="majorBidi"/>
          <w:b/>
          <w:bCs/>
          <w:color w:val="4472C4" w:themeColor="accent1"/>
          <w:sz w:val="36"/>
          <w:szCs w:val="36"/>
          <w:lang w:val="en-US"/>
        </w:rPr>
        <w:t>Phát biểu về dữ liệu</w:t>
      </w:r>
      <w:bookmarkEnd w:id="2"/>
      <w:r w:rsidR="4B0C0DB2" w:rsidRPr="108F794C">
        <w:rPr>
          <w:rFonts w:asciiTheme="majorHAnsi" w:hAnsiTheme="majorHAnsi" w:cstheme="majorBidi"/>
          <w:b/>
          <w:bCs/>
          <w:color w:val="4472C4" w:themeColor="accent1"/>
          <w:sz w:val="36"/>
          <w:szCs w:val="36"/>
          <w:lang w:val="en-US"/>
        </w:rPr>
        <w:t xml:space="preserve"> </w:t>
      </w:r>
    </w:p>
    <w:p w14:paraId="6F9D7B12" w14:textId="202D4FB1" w:rsidR="004A4BC7" w:rsidRDefault="007E6323" w:rsidP="108F794C">
      <w:pPr>
        <w:pStyle w:val="Heading3"/>
        <w:spacing w:line="360" w:lineRule="auto"/>
        <w:rPr>
          <w:rStyle w:val="BookTitle"/>
          <w:rFonts w:eastAsia="Times New Roman"/>
          <w:i w:val="0"/>
          <w:iCs w:val="0"/>
          <w:color w:val="4472C4" w:themeColor="accent1"/>
          <w:sz w:val="32"/>
          <w:szCs w:val="32"/>
          <w:lang w:val="en-US"/>
        </w:rPr>
      </w:pPr>
      <w:bookmarkStart w:id="3" w:name="_Toc167402994"/>
      <w:r w:rsidRPr="108F794C">
        <w:rPr>
          <w:rStyle w:val="BookTitle"/>
          <w:rFonts w:eastAsia="Times New Roman"/>
          <w:i w:val="0"/>
          <w:iCs w:val="0"/>
          <w:color w:val="4472C4" w:themeColor="accent1"/>
          <w:sz w:val="32"/>
          <w:szCs w:val="32"/>
          <w:lang w:val="en-US"/>
        </w:rPr>
        <w:t>1.</w:t>
      </w:r>
      <w:r w:rsidR="00811FFE" w:rsidRPr="108F794C">
        <w:rPr>
          <w:rStyle w:val="BookTitle"/>
          <w:rFonts w:eastAsia="Times New Roman"/>
          <w:i w:val="0"/>
          <w:iCs w:val="0"/>
          <w:color w:val="4472C4" w:themeColor="accent1"/>
          <w:sz w:val="32"/>
          <w:szCs w:val="32"/>
          <w:lang w:val="en-US"/>
        </w:rPr>
        <w:t>1</w:t>
      </w:r>
      <w:r w:rsidRPr="108F794C">
        <w:rPr>
          <w:rStyle w:val="BookTitle"/>
          <w:rFonts w:eastAsia="Times New Roman"/>
          <w:i w:val="0"/>
          <w:iCs w:val="0"/>
          <w:color w:val="4472C4" w:themeColor="accent1"/>
          <w:sz w:val="32"/>
          <w:szCs w:val="32"/>
          <w:lang w:val="en-US"/>
        </w:rPr>
        <w:t xml:space="preserve"> </w:t>
      </w:r>
      <w:r w:rsidR="003D20C2" w:rsidRPr="108F794C">
        <w:rPr>
          <w:rStyle w:val="BookTitle"/>
          <w:rFonts w:eastAsia="Times New Roman"/>
          <w:i w:val="0"/>
          <w:iCs w:val="0"/>
          <w:color w:val="4472C4" w:themeColor="accent1"/>
          <w:sz w:val="32"/>
          <w:szCs w:val="32"/>
          <w:lang w:val="en-US"/>
        </w:rPr>
        <w:t>Mô tả về dữ liệu</w:t>
      </w:r>
      <w:bookmarkEnd w:id="3"/>
      <w:r w:rsidR="041DE97C" w:rsidRPr="108F794C">
        <w:rPr>
          <w:rStyle w:val="BookTitle"/>
          <w:rFonts w:eastAsia="Times New Roman"/>
          <w:i w:val="0"/>
          <w:iCs w:val="0"/>
          <w:color w:val="4472C4" w:themeColor="accent1"/>
          <w:sz w:val="32"/>
          <w:szCs w:val="32"/>
          <w:lang w:val="en-US"/>
        </w:rPr>
        <w:t xml:space="preserve"> </w:t>
      </w:r>
    </w:p>
    <w:p w14:paraId="6E3F7788" w14:textId="0BA44D66" w:rsidR="00CC6237" w:rsidRPr="0004757F" w:rsidRDefault="003A46EC" w:rsidP="0018353E">
      <w:pPr>
        <w:spacing w:line="360" w:lineRule="auto"/>
        <w:rPr>
          <w:rStyle w:val="BookTitle"/>
          <w:rFonts w:asciiTheme="majorHAnsi" w:eastAsia="Times New Roman" w:hAnsiTheme="majorHAnsi" w:cstheme="majorHAnsi"/>
          <w:b w:val="0"/>
          <w:bCs w:val="0"/>
          <w:i w:val="0"/>
          <w:iCs w:val="0"/>
          <w:color w:val="000000" w:themeColor="text1"/>
          <w:sz w:val="26"/>
          <w:szCs w:val="26"/>
          <w:lang w:val="en-US"/>
        </w:rPr>
      </w:pPr>
      <w:r w:rsidRPr="003A46EC">
        <w:rPr>
          <w:rStyle w:val="BookTitle"/>
          <w:rFonts w:asciiTheme="majorHAnsi" w:eastAsia="Times New Roman" w:hAnsiTheme="majorHAnsi" w:cstheme="majorHAnsi"/>
          <w:b w:val="0"/>
          <w:bCs w:val="0"/>
          <w:i w:val="0"/>
          <w:iCs w:val="0"/>
          <w:noProof/>
          <w:color w:val="000000" w:themeColor="text1"/>
          <w:sz w:val="26"/>
          <w:szCs w:val="26"/>
          <w:lang w:val="en-US"/>
        </w:rPr>
        <w:drawing>
          <wp:inline distT="0" distB="0" distL="0" distR="0" wp14:anchorId="3939F8D4" wp14:editId="03148C9B">
            <wp:extent cx="5731510" cy="247523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75230"/>
                    </a:xfrm>
                    <a:prstGeom prst="rect">
                      <a:avLst/>
                    </a:prstGeom>
                  </pic:spPr>
                </pic:pic>
              </a:graphicData>
            </a:graphic>
          </wp:inline>
        </w:drawing>
      </w:r>
    </w:p>
    <w:p w14:paraId="1DA679E9" w14:textId="30899AE6" w:rsidR="009F49A6" w:rsidRPr="0004757F" w:rsidRDefault="0039582A" w:rsidP="00287E4B">
      <w:pPr>
        <w:pStyle w:val="ListParagraph"/>
        <w:numPr>
          <w:ilvl w:val="0"/>
          <w:numId w:val="8"/>
        </w:numPr>
        <w:spacing w:line="360" w:lineRule="auto"/>
        <w:rPr>
          <w:rStyle w:val="BookTitle"/>
          <w:rFonts w:asciiTheme="majorHAnsi" w:eastAsia="Times New Roman" w:hAnsiTheme="majorHAnsi" w:cstheme="majorHAnsi"/>
          <w:b w:val="0"/>
          <w:bCs w:val="0"/>
          <w:i w:val="0"/>
          <w:iCs w:val="0"/>
          <w:color w:val="000000" w:themeColor="text1"/>
          <w:sz w:val="26"/>
          <w:szCs w:val="26"/>
        </w:rPr>
      </w:pPr>
      <w:r w:rsidRPr="0039582A">
        <w:rPr>
          <w:rStyle w:val="BookTitle"/>
          <w:rFonts w:asciiTheme="majorHAnsi" w:eastAsia="Times New Roman" w:hAnsiTheme="majorHAnsi" w:cstheme="majorHAnsi"/>
          <w:b w:val="0"/>
          <w:bCs w:val="0"/>
          <w:i w:val="0"/>
          <w:iCs w:val="0"/>
          <w:color w:val="000000" w:themeColor="text1"/>
          <w:sz w:val="26"/>
          <w:szCs w:val="26"/>
        </w:rPr>
        <w:t>Dữ liệu này được trích xuất từ ​​cơ sở dữ liệu của Cục Điều tra Dân số năm 1994 bởi Ronny Kohavi và Barry Becker</w:t>
      </w:r>
      <w:r>
        <w:rPr>
          <w:rStyle w:val="BookTitle"/>
          <w:rFonts w:asciiTheme="majorHAnsi" w:eastAsia="Times New Roman" w:hAnsiTheme="majorHAnsi" w:cstheme="majorHAnsi"/>
          <w:b w:val="0"/>
          <w:bCs w:val="0"/>
          <w:i w:val="0"/>
          <w:iCs w:val="0"/>
          <w:color w:val="000000" w:themeColor="text1"/>
          <w:sz w:val="26"/>
          <w:szCs w:val="26"/>
          <w:lang w:val="en-US"/>
        </w:rPr>
        <w:t xml:space="preserve"> </w:t>
      </w:r>
      <w:r w:rsidR="002C7A6F" w:rsidRPr="002C7A6F">
        <w:rPr>
          <w:rStyle w:val="BookTitle"/>
          <w:rFonts w:asciiTheme="majorHAnsi" w:eastAsia="Times New Roman" w:hAnsiTheme="majorHAnsi" w:cstheme="majorHAnsi"/>
          <w:b w:val="0"/>
          <w:bCs w:val="0"/>
          <w:i w:val="0"/>
          <w:iCs w:val="0"/>
          <w:color w:val="000000" w:themeColor="text1"/>
          <w:sz w:val="26"/>
          <w:szCs w:val="26"/>
          <w:lang w:val="en-US"/>
        </w:rPr>
        <w:t>(Data Mining and Visualization, Silicon Graphics)</w:t>
      </w:r>
      <w:r w:rsidR="002C7A6F">
        <w:rPr>
          <w:rStyle w:val="BookTitle"/>
          <w:rFonts w:asciiTheme="majorHAnsi" w:eastAsia="Times New Roman" w:hAnsiTheme="majorHAnsi" w:cstheme="majorHAnsi"/>
          <w:b w:val="0"/>
          <w:bCs w:val="0"/>
          <w:i w:val="0"/>
          <w:iCs w:val="0"/>
          <w:color w:val="000000" w:themeColor="text1"/>
          <w:sz w:val="26"/>
          <w:szCs w:val="26"/>
          <w:lang w:val="en-US"/>
        </w:rPr>
        <w:t xml:space="preserve"> </w:t>
      </w:r>
    </w:p>
    <w:p w14:paraId="10E4DCE9" w14:textId="389F9E59" w:rsidR="00BF7FE9" w:rsidRPr="0004757F" w:rsidRDefault="002C7A6F" w:rsidP="00287E4B">
      <w:pPr>
        <w:pStyle w:val="ListParagraph"/>
        <w:numPr>
          <w:ilvl w:val="0"/>
          <w:numId w:val="8"/>
        </w:numPr>
        <w:spacing w:line="360" w:lineRule="auto"/>
        <w:rPr>
          <w:rStyle w:val="BookTitle"/>
          <w:rFonts w:asciiTheme="majorHAnsi" w:eastAsia="Times New Roman" w:hAnsiTheme="majorHAnsi" w:cstheme="majorHAnsi"/>
          <w:b w:val="0"/>
          <w:bCs w:val="0"/>
          <w:i w:val="0"/>
          <w:iCs w:val="0"/>
          <w:color w:val="000000" w:themeColor="text1"/>
          <w:sz w:val="26"/>
          <w:szCs w:val="26"/>
        </w:rPr>
      </w:pPr>
      <w:r w:rsidRPr="002C7A6F">
        <w:rPr>
          <w:rStyle w:val="BookTitle"/>
          <w:rFonts w:asciiTheme="majorHAnsi" w:eastAsia="Times New Roman" w:hAnsiTheme="majorHAnsi" w:cstheme="majorHAnsi"/>
          <w:b w:val="0"/>
          <w:bCs w:val="0"/>
          <w:i w:val="0"/>
          <w:iCs w:val="0"/>
          <w:color w:val="000000" w:themeColor="text1"/>
          <w:sz w:val="26"/>
          <w:szCs w:val="26"/>
        </w:rPr>
        <w:t>Bộ dữ liệu bao gồm một danh sách các bản ghi, mỗi bản ghi giải thích các đặc điểm khác nhau của một người cùng với thu nhập mỗi năm của người đó.</w:t>
      </w:r>
    </w:p>
    <w:p w14:paraId="456F4C4F" w14:textId="5EB4E74A" w:rsidR="00FE6700" w:rsidRPr="0004757F" w:rsidRDefault="00AF49B3" w:rsidP="00287E4B">
      <w:pPr>
        <w:pStyle w:val="ListParagraph"/>
        <w:numPr>
          <w:ilvl w:val="0"/>
          <w:numId w:val="8"/>
        </w:numPr>
        <w:spacing w:line="360" w:lineRule="auto"/>
        <w:rPr>
          <w:rStyle w:val="BookTitle"/>
          <w:rFonts w:asciiTheme="majorHAnsi" w:eastAsia="Times New Roman" w:hAnsiTheme="majorHAnsi" w:cstheme="majorHAnsi"/>
          <w:b w:val="0"/>
          <w:bCs w:val="0"/>
          <w:i w:val="0"/>
          <w:iCs w:val="0"/>
          <w:color w:val="000000" w:themeColor="text1"/>
          <w:sz w:val="26"/>
          <w:szCs w:val="26"/>
        </w:rPr>
      </w:pPr>
      <w:r>
        <w:rPr>
          <w:rStyle w:val="BookTitle"/>
          <w:rFonts w:asciiTheme="majorHAnsi" w:eastAsia="Times New Roman" w:hAnsiTheme="majorHAnsi" w:cstheme="majorHAnsi"/>
          <w:b w:val="0"/>
          <w:bCs w:val="0"/>
          <w:i w:val="0"/>
          <w:iCs w:val="0"/>
          <w:color w:val="000000" w:themeColor="text1"/>
          <w:sz w:val="26"/>
          <w:szCs w:val="26"/>
          <w:lang w:val="en-US"/>
        </w:rPr>
        <w:t>D</w:t>
      </w:r>
      <w:r w:rsidR="00FE6700" w:rsidRPr="0004757F">
        <w:rPr>
          <w:rStyle w:val="BookTitle"/>
          <w:rFonts w:asciiTheme="majorHAnsi" w:eastAsia="Times New Roman" w:hAnsiTheme="majorHAnsi" w:cstheme="majorHAnsi"/>
          <w:b w:val="0"/>
          <w:bCs w:val="0"/>
          <w:i w:val="0"/>
          <w:iCs w:val="0"/>
          <w:color w:val="000000" w:themeColor="text1"/>
          <w:sz w:val="26"/>
          <w:szCs w:val="26"/>
          <w:lang w:val="en-US"/>
        </w:rPr>
        <w:t>ữ</w:t>
      </w:r>
      <w:r w:rsidR="003124CD" w:rsidRPr="0004757F">
        <w:rPr>
          <w:rStyle w:val="BookTitle"/>
          <w:rFonts w:asciiTheme="majorHAnsi" w:eastAsia="Times New Roman" w:hAnsiTheme="majorHAnsi" w:cstheme="majorHAnsi"/>
          <w:b w:val="0"/>
          <w:bCs w:val="0"/>
          <w:i w:val="0"/>
          <w:iCs w:val="0"/>
          <w:color w:val="000000" w:themeColor="text1"/>
          <w:sz w:val="26"/>
          <w:szCs w:val="26"/>
          <w:lang w:val="en-US"/>
        </w:rPr>
        <w:t xml:space="preserve"> liệu bao gồm </w:t>
      </w:r>
      <w:r w:rsidR="002C7A6F">
        <w:rPr>
          <w:rStyle w:val="BookTitle"/>
          <w:rFonts w:asciiTheme="majorHAnsi" w:eastAsia="Times New Roman" w:hAnsiTheme="majorHAnsi" w:cstheme="majorHAnsi"/>
          <w:b w:val="0"/>
          <w:bCs w:val="0"/>
          <w:i w:val="0"/>
          <w:iCs w:val="0"/>
          <w:color w:val="000000" w:themeColor="text1"/>
          <w:sz w:val="26"/>
          <w:szCs w:val="26"/>
          <w:lang w:val="en-US"/>
        </w:rPr>
        <w:t>15</w:t>
      </w:r>
      <w:r w:rsidR="003124CD" w:rsidRPr="0004757F">
        <w:rPr>
          <w:rStyle w:val="BookTitle"/>
          <w:rFonts w:asciiTheme="majorHAnsi" w:eastAsia="Times New Roman" w:hAnsiTheme="majorHAnsi" w:cstheme="majorHAnsi"/>
          <w:b w:val="0"/>
          <w:bCs w:val="0"/>
          <w:i w:val="0"/>
          <w:iCs w:val="0"/>
          <w:color w:val="000000" w:themeColor="text1"/>
          <w:sz w:val="26"/>
          <w:szCs w:val="26"/>
          <w:lang w:val="en-US"/>
        </w:rPr>
        <w:t xml:space="preserve"> cột</w:t>
      </w:r>
      <w:r w:rsidR="00D859D8">
        <w:rPr>
          <w:rStyle w:val="BookTitle"/>
          <w:rFonts w:asciiTheme="majorHAnsi" w:eastAsia="Times New Roman" w:hAnsiTheme="majorHAnsi" w:cstheme="majorHAnsi"/>
          <w:b w:val="0"/>
          <w:bCs w:val="0"/>
          <w:i w:val="0"/>
          <w:iCs w:val="0"/>
          <w:color w:val="000000" w:themeColor="text1"/>
          <w:sz w:val="26"/>
          <w:szCs w:val="26"/>
          <w:lang w:val="en-US"/>
        </w:rPr>
        <w:t xml:space="preserve"> và </w:t>
      </w:r>
      <w:r w:rsidR="00F94987">
        <w:rPr>
          <w:rStyle w:val="BookTitle"/>
          <w:rFonts w:asciiTheme="majorHAnsi" w:eastAsia="Times New Roman" w:hAnsiTheme="majorHAnsi" w:cstheme="majorHAnsi"/>
          <w:b w:val="0"/>
          <w:bCs w:val="0"/>
          <w:i w:val="0"/>
          <w:iCs w:val="0"/>
          <w:color w:val="000000" w:themeColor="text1"/>
          <w:sz w:val="26"/>
          <w:szCs w:val="26"/>
          <w:lang w:val="en-US"/>
        </w:rPr>
        <w:t>32561</w:t>
      </w:r>
      <w:r w:rsidR="003124CD" w:rsidRPr="0004757F">
        <w:rPr>
          <w:rStyle w:val="BookTitle"/>
          <w:rFonts w:asciiTheme="majorHAnsi" w:eastAsia="Times New Roman" w:hAnsiTheme="majorHAnsi" w:cstheme="majorHAnsi"/>
          <w:b w:val="0"/>
          <w:bCs w:val="0"/>
          <w:i w:val="0"/>
          <w:iCs w:val="0"/>
          <w:color w:val="000000" w:themeColor="text1"/>
          <w:sz w:val="26"/>
          <w:szCs w:val="26"/>
          <w:lang w:val="en-US"/>
        </w:rPr>
        <w:t xml:space="preserve"> dòng</w:t>
      </w:r>
    </w:p>
    <w:p w14:paraId="46372B0B" w14:textId="196C5D61" w:rsidR="003124CD" w:rsidRPr="0004757F" w:rsidRDefault="003124CD" w:rsidP="00287E4B">
      <w:pPr>
        <w:pStyle w:val="ListParagraph"/>
        <w:numPr>
          <w:ilvl w:val="0"/>
          <w:numId w:val="8"/>
        </w:numPr>
        <w:spacing w:line="360" w:lineRule="auto"/>
        <w:rPr>
          <w:rStyle w:val="BookTitle"/>
          <w:rFonts w:asciiTheme="majorHAnsi" w:eastAsia="Times New Roman" w:hAnsiTheme="majorHAnsi" w:cstheme="majorHAnsi"/>
          <w:b w:val="0"/>
          <w:bCs w:val="0"/>
          <w:i w:val="0"/>
          <w:iCs w:val="0"/>
          <w:color w:val="000000" w:themeColor="text1"/>
          <w:sz w:val="26"/>
          <w:szCs w:val="26"/>
        </w:rPr>
      </w:pPr>
      <w:r w:rsidRPr="0004757F">
        <w:rPr>
          <w:rStyle w:val="BookTitle"/>
          <w:rFonts w:asciiTheme="majorHAnsi" w:eastAsia="Times New Roman" w:hAnsiTheme="majorHAnsi" w:cstheme="majorHAnsi"/>
          <w:b w:val="0"/>
          <w:bCs w:val="0"/>
          <w:i w:val="0"/>
          <w:iCs w:val="0"/>
          <w:color w:val="000000" w:themeColor="text1"/>
          <w:sz w:val="26"/>
          <w:szCs w:val="26"/>
          <w:lang w:val="en-US"/>
        </w:rPr>
        <w:t xml:space="preserve">Link dữ liệu gốc: </w:t>
      </w:r>
      <w:hyperlink r:id="rId32" w:history="1">
        <w:r w:rsidR="00FE2731" w:rsidRPr="00284690">
          <w:rPr>
            <w:rStyle w:val="Hyperlink"/>
            <w:rFonts w:asciiTheme="majorHAnsi" w:eastAsia="Times New Roman" w:hAnsiTheme="majorHAnsi" w:cstheme="majorHAnsi"/>
            <w:spacing w:val="5"/>
            <w:sz w:val="26"/>
            <w:szCs w:val="26"/>
            <w:lang w:val="en-US"/>
          </w:rPr>
          <w:t>https://www.kaggle.com/datasets/uciml/adult-census-income</w:t>
        </w:r>
      </w:hyperlink>
      <w:r w:rsidR="00FE2731">
        <w:rPr>
          <w:rStyle w:val="BookTitle"/>
          <w:rFonts w:asciiTheme="majorHAnsi" w:eastAsia="Times New Roman" w:hAnsiTheme="majorHAnsi" w:cstheme="majorHAnsi"/>
          <w:b w:val="0"/>
          <w:bCs w:val="0"/>
          <w:i w:val="0"/>
          <w:iCs w:val="0"/>
          <w:color w:val="000000" w:themeColor="text1"/>
          <w:sz w:val="26"/>
          <w:szCs w:val="26"/>
          <w:lang w:val="en-US"/>
        </w:rPr>
        <w:t xml:space="preserve"> </w:t>
      </w:r>
      <w:r w:rsidR="00D859D8">
        <w:rPr>
          <w:rStyle w:val="BookTitle"/>
          <w:rFonts w:asciiTheme="majorHAnsi" w:eastAsia="Times New Roman" w:hAnsiTheme="majorHAnsi" w:cstheme="majorHAnsi"/>
          <w:b w:val="0"/>
          <w:bCs w:val="0"/>
          <w:i w:val="0"/>
          <w:iCs w:val="0"/>
          <w:color w:val="000000" w:themeColor="text1"/>
          <w:sz w:val="26"/>
          <w:szCs w:val="26"/>
          <w:lang w:val="en-US"/>
        </w:rPr>
        <w:t xml:space="preserve"> </w:t>
      </w:r>
    </w:p>
    <w:p w14:paraId="06AA5AA7" w14:textId="7BC4D066" w:rsidR="00585602" w:rsidRPr="0004757F" w:rsidRDefault="00585602" w:rsidP="108F794C">
      <w:pPr>
        <w:pStyle w:val="ListParagraph"/>
        <w:spacing w:line="360" w:lineRule="auto"/>
        <w:rPr>
          <w:rStyle w:val="BookTitle"/>
          <w:rFonts w:asciiTheme="majorHAnsi" w:eastAsia="Times New Roman" w:hAnsiTheme="majorHAnsi" w:cstheme="majorBidi"/>
          <w:b w:val="0"/>
          <w:bCs w:val="0"/>
          <w:i w:val="0"/>
          <w:iCs w:val="0"/>
          <w:color w:val="000000" w:themeColor="text1"/>
          <w:sz w:val="26"/>
          <w:szCs w:val="26"/>
        </w:rPr>
      </w:pPr>
    </w:p>
    <w:p w14:paraId="2322CAAC" w14:textId="254C7FFE" w:rsidR="00CA2B92" w:rsidRDefault="007E6323" w:rsidP="108F794C">
      <w:pPr>
        <w:pStyle w:val="Heading3"/>
        <w:spacing w:line="360" w:lineRule="auto"/>
        <w:rPr>
          <w:rFonts w:eastAsia="Times New Roman"/>
          <w:b/>
          <w:bCs/>
          <w:color w:val="4472C4" w:themeColor="accent1"/>
          <w:sz w:val="32"/>
          <w:szCs w:val="32"/>
          <w:lang w:val="en-US"/>
        </w:rPr>
      </w:pPr>
      <w:bookmarkStart w:id="4" w:name="_Toc167402995"/>
      <w:r w:rsidRPr="108F794C">
        <w:rPr>
          <w:rFonts w:eastAsia="Times New Roman"/>
          <w:b/>
          <w:bCs/>
          <w:color w:val="4472C4" w:themeColor="accent1"/>
          <w:sz w:val="32"/>
          <w:szCs w:val="32"/>
          <w:lang w:val="en-US"/>
        </w:rPr>
        <w:t>1.</w:t>
      </w:r>
      <w:r w:rsidR="00811FFE" w:rsidRPr="108F794C">
        <w:rPr>
          <w:rFonts w:eastAsia="Times New Roman"/>
          <w:b/>
          <w:bCs/>
          <w:color w:val="4472C4" w:themeColor="accent1"/>
          <w:sz w:val="32"/>
          <w:szCs w:val="32"/>
          <w:lang w:val="en-US"/>
        </w:rPr>
        <w:t>2</w:t>
      </w:r>
      <w:r w:rsidRPr="108F794C">
        <w:rPr>
          <w:rFonts w:eastAsia="Times New Roman"/>
          <w:b/>
          <w:bCs/>
          <w:color w:val="4472C4" w:themeColor="accent1"/>
          <w:sz w:val="32"/>
          <w:szCs w:val="32"/>
          <w:lang w:val="en-US"/>
        </w:rPr>
        <w:t xml:space="preserve"> </w:t>
      </w:r>
      <w:r w:rsidR="00CB1485" w:rsidRPr="108F794C">
        <w:rPr>
          <w:rFonts w:eastAsia="Times New Roman"/>
          <w:b/>
          <w:bCs/>
          <w:color w:val="4472C4" w:themeColor="accent1"/>
          <w:sz w:val="32"/>
          <w:szCs w:val="32"/>
          <w:lang w:val="en-US"/>
        </w:rPr>
        <w:t>Các trường của dữ liệu</w:t>
      </w:r>
      <w:bookmarkEnd w:id="4"/>
    </w:p>
    <w:p w14:paraId="0B2DB8D8" w14:textId="22289074" w:rsidR="006920C5" w:rsidRDefault="006920C5" w:rsidP="006920C5">
      <w:pPr>
        <w:rPr>
          <w:lang w:val="en-US"/>
        </w:rPr>
      </w:pPr>
    </w:p>
    <w:p w14:paraId="5CA3E651" w14:textId="22289074" w:rsidR="00A60821" w:rsidRDefault="00A60821" w:rsidP="006920C5">
      <w:pPr>
        <w:rPr>
          <w:lang w:val="en-US"/>
        </w:rPr>
      </w:pPr>
    </w:p>
    <w:p w14:paraId="7FED34A2" w14:textId="22289074" w:rsidR="00A60821" w:rsidRPr="006920C5" w:rsidRDefault="00A60821" w:rsidP="006920C5">
      <w:pPr>
        <w:rPr>
          <w:lang w:val="en-US"/>
        </w:rPr>
      </w:pPr>
    </w:p>
    <w:tbl>
      <w:tblPr>
        <w:tblStyle w:val="GridTable4-Accent1"/>
        <w:tblW w:w="9715" w:type="dxa"/>
        <w:tblLayout w:type="fixed"/>
        <w:tblLook w:val="04A0" w:firstRow="1" w:lastRow="0" w:firstColumn="1" w:lastColumn="0" w:noHBand="0" w:noVBand="1"/>
      </w:tblPr>
      <w:tblGrid>
        <w:gridCol w:w="789"/>
        <w:gridCol w:w="2086"/>
        <w:gridCol w:w="2160"/>
        <w:gridCol w:w="2280"/>
        <w:gridCol w:w="2400"/>
      </w:tblGrid>
      <w:tr w:rsidR="00AF288D" w:rsidRPr="0004757F" w14:paraId="54EC6032" w14:textId="77777777" w:rsidTr="0BD78D6B">
        <w:trPr>
          <w:cnfStyle w:val="100000000000" w:firstRow="1" w:lastRow="0" w:firstColumn="0" w:lastColumn="0" w:oddVBand="0" w:evenVBand="0" w:oddHBand="0"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789" w:type="dxa"/>
          </w:tcPr>
          <w:p w14:paraId="668FB270" w14:textId="5FD91215" w:rsidR="00B70E38" w:rsidRPr="0004757F" w:rsidRDefault="00B70E38" w:rsidP="00A60821">
            <w:pPr>
              <w:rPr>
                <w:lang w:val="en-US"/>
              </w:rPr>
            </w:pPr>
            <w:r w:rsidRPr="5A862C44">
              <w:rPr>
                <w:lang w:val="en-US"/>
              </w:rPr>
              <w:t>STT</w:t>
            </w:r>
          </w:p>
        </w:tc>
        <w:tc>
          <w:tcPr>
            <w:tcW w:w="2086" w:type="dxa"/>
          </w:tcPr>
          <w:p w14:paraId="31BD6388" w14:textId="01FCF824" w:rsidR="00B70E38" w:rsidRPr="0004757F" w:rsidRDefault="00B70E38" w:rsidP="00A60821">
            <w:pPr>
              <w:cnfStyle w:val="100000000000" w:firstRow="1" w:lastRow="0" w:firstColumn="0" w:lastColumn="0" w:oddVBand="0" w:evenVBand="0" w:oddHBand="0" w:evenHBand="0" w:firstRowFirstColumn="0" w:firstRowLastColumn="0" w:lastRowFirstColumn="0" w:lastRowLastColumn="0"/>
              <w:rPr>
                <w:lang w:val="en-US"/>
              </w:rPr>
            </w:pPr>
            <w:r w:rsidRPr="5A862C44">
              <w:rPr>
                <w:lang w:val="en-US"/>
              </w:rPr>
              <w:t>Thuộc tính</w:t>
            </w:r>
          </w:p>
        </w:tc>
        <w:tc>
          <w:tcPr>
            <w:tcW w:w="2160" w:type="dxa"/>
          </w:tcPr>
          <w:p w14:paraId="49A02103" w14:textId="67FC0A06" w:rsidR="00B70E38" w:rsidRPr="0004757F" w:rsidRDefault="004E3747" w:rsidP="00A60821">
            <w:pPr>
              <w:cnfStyle w:val="100000000000" w:firstRow="1" w:lastRow="0" w:firstColumn="0" w:lastColumn="0" w:oddVBand="0" w:evenVBand="0" w:oddHBand="0" w:evenHBand="0" w:firstRowFirstColumn="0" w:firstRowLastColumn="0" w:lastRowFirstColumn="0" w:lastRowLastColumn="0"/>
              <w:rPr>
                <w:lang w:val="en-US"/>
              </w:rPr>
            </w:pPr>
            <w:r w:rsidRPr="5A862C44">
              <w:rPr>
                <w:lang w:val="en-US"/>
              </w:rPr>
              <w:t>Kiểu dữ liệu</w:t>
            </w:r>
          </w:p>
        </w:tc>
        <w:tc>
          <w:tcPr>
            <w:tcW w:w="2280" w:type="dxa"/>
          </w:tcPr>
          <w:p w14:paraId="1F1F4A4E" w14:textId="21B14711" w:rsidR="00B70E38" w:rsidRPr="0004757F" w:rsidRDefault="004E3747" w:rsidP="00A60821">
            <w:pPr>
              <w:cnfStyle w:val="100000000000" w:firstRow="1" w:lastRow="0" w:firstColumn="0" w:lastColumn="0" w:oddVBand="0" w:evenVBand="0" w:oddHBand="0" w:evenHBand="0" w:firstRowFirstColumn="0" w:firstRowLastColumn="0" w:lastRowFirstColumn="0" w:lastRowLastColumn="0"/>
              <w:rPr>
                <w:lang w:val="en-US"/>
              </w:rPr>
            </w:pPr>
            <w:r w:rsidRPr="5A862C44">
              <w:rPr>
                <w:lang w:val="en-US"/>
              </w:rPr>
              <w:t>Ý nghĩa</w:t>
            </w:r>
          </w:p>
        </w:tc>
        <w:tc>
          <w:tcPr>
            <w:tcW w:w="2400" w:type="dxa"/>
          </w:tcPr>
          <w:p w14:paraId="0E72607D" w14:textId="2B62D738" w:rsidR="00B70E38" w:rsidRPr="0004757F" w:rsidRDefault="004E3747" w:rsidP="00A60821">
            <w:pPr>
              <w:cnfStyle w:val="100000000000" w:firstRow="1" w:lastRow="0" w:firstColumn="0" w:lastColumn="0" w:oddVBand="0" w:evenVBand="0" w:oddHBand="0" w:evenHBand="0" w:firstRowFirstColumn="0" w:firstRowLastColumn="0" w:lastRowFirstColumn="0" w:lastRowLastColumn="0"/>
              <w:rPr>
                <w:lang w:val="en-US"/>
              </w:rPr>
            </w:pPr>
            <w:r w:rsidRPr="5A862C44">
              <w:rPr>
                <w:lang w:val="en-US"/>
              </w:rPr>
              <w:t>Giá trị</w:t>
            </w:r>
          </w:p>
        </w:tc>
      </w:tr>
      <w:tr w:rsidR="004E3747" w:rsidRPr="0004757F" w14:paraId="66A79017" w14:textId="77777777" w:rsidTr="0BD78D6B">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789" w:type="dxa"/>
          </w:tcPr>
          <w:p w14:paraId="0B332E44" w14:textId="30CC35B6" w:rsidR="004E3747" w:rsidRPr="0004757F" w:rsidRDefault="004E3747" w:rsidP="00A60821">
            <w:pPr>
              <w:rPr>
                <w:lang w:val="en-US"/>
              </w:rPr>
            </w:pPr>
            <w:r w:rsidRPr="5A862C44">
              <w:t>1</w:t>
            </w:r>
          </w:p>
        </w:tc>
        <w:tc>
          <w:tcPr>
            <w:tcW w:w="2086" w:type="dxa"/>
          </w:tcPr>
          <w:p w14:paraId="4582A0D9" w14:textId="0C8B383A" w:rsidR="004E3747" w:rsidRPr="0004757F" w:rsidRDefault="54A412F6" w:rsidP="00A60821">
            <w:pPr>
              <w:cnfStyle w:val="000000100000" w:firstRow="0" w:lastRow="0" w:firstColumn="0" w:lastColumn="0" w:oddVBand="0" w:evenVBand="0" w:oddHBand="1" w:evenHBand="0" w:firstRowFirstColumn="0" w:firstRowLastColumn="0" w:lastRowFirstColumn="0" w:lastRowLastColumn="0"/>
              <w:rPr>
                <w:lang w:val="en-US"/>
              </w:rPr>
            </w:pPr>
            <w:r w:rsidRPr="5A862C44">
              <w:rPr>
                <w:lang w:val="en-US"/>
              </w:rPr>
              <w:t>Age</w:t>
            </w:r>
          </w:p>
        </w:tc>
        <w:tc>
          <w:tcPr>
            <w:tcW w:w="2160" w:type="dxa"/>
          </w:tcPr>
          <w:p w14:paraId="3F617CE0" w14:textId="4EC4C205" w:rsidR="004E3747" w:rsidRPr="005B5448" w:rsidRDefault="54A412F6" w:rsidP="00A60821">
            <w:pPr>
              <w:cnfStyle w:val="000000100000" w:firstRow="0" w:lastRow="0" w:firstColumn="0" w:lastColumn="0" w:oddVBand="0" w:evenVBand="0" w:oddHBand="1" w:evenHBand="0" w:firstRowFirstColumn="0" w:firstRowLastColumn="0" w:lastRowFirstColumn="0" w:lastRowLastColumn="0"/>
              <w:rPr>
                <w:lang w:val="en-US"/>
              </w:rPr>
            </w:pPr>
            <w:r w:rsidRPr="5A862C44">
              <w:rPr>
                <w:lang w:val="en-US"/>
              </w:rPr>
              <w:t>int64</w:t>
            </w:r>
          </w:p>
        </w:tc>
        <w:tc>
          <w:tcPr>
            <w:tcW w:w="2280" w:type="dxa"/>
          </w:tcPr>
          <w:p w14:paraId="1A006143" w14:textId="13B865EE" w:rsidR="004E3747" w:rsidRPr="00AB158A" w:rsidRDefault="1596ADAE" w:rsidP="00A60821">
            <w:pPr>
              <w:cnfStyle w:val="000000100000" w:firstRow="0" w:lastRow="0" w:firstColumn="0" w:lastColumn="0" w:oddVBand="0" w:evenVBand="0" w:oddHBand="1" w:evenHBand="0" w:firstRowFirstColumn="0" w:firstRowLastColumn="0" w:lastRowFirstColumn="0" w:lastRowLastColumn="0"/>
              <w:rPr>
                <w:lang w:val="en-US"/>
              </w:rPr>
            </w:pPr>
            <w:r w:rsidRPr="5A862C44">
              <w:rPr>
                <w:lang w:val="en-US"/>
              </w:rPr>
              <w:t>Tuổi của các cá nhân được khảo sát.</w:t>
            </w:r>
          </w:p>
        </w:tc>
        <w:tc>
          <w:tcPr>
            <w:tcW w:w="2400" w:type="dxa"/>
          </w:tcPr>
          <w:p w14:paraId="1BA0108C" w14:textId="3C93A6BF" w:rsidR="00545865" w:rsidRPr="0004757F" w:rsidRDefault="00545865" w:rsidP="00A60821">
            <w:pPr>
              <w:cnfStyle w:val="000000100000" w:firstRow="0" w:lastRow="0" w:firstColumn="0" w:lastColumn="0" w:oddVBand="0" w:evenVBand="0" w:oddHBand="1" w:evenHBand="0" w:firstRowFirstColumn="0" w:firstRowLastColumn="0" w:lastRowFirstColumn="0" w:lastRowLastColumn="0"/>
              <w:rPr>
                <w:lang w:val="en-US"/>
              </w:rPr>
            </w:pPr>
          </w:p>
        </w:tc>
      </w:tr>
      <w:tr w:rsidR="007D0803" w:rsidRPr="0004757F" w14:paraId="65B82353" w14:textId="77777777" w:rsidTr="0BD78D6B">
        <w:trPr>
          <w:trHeight w:val="300"/>
        </w:trPr>
        <w:tc>
          <w:tcPr>
            <w:cnfStyle w:val="001000000000" w:firstRow="0" w:lastRow="0" w:firstColumn="1" w:lastColumn="0" w:oddVBand="0" w:evenVBand="0" w:oddHBand="0" w:evenHBand="0" w:firstRowFirstColumn="0" w:firstRowLastColumn="0" w:lastRowFirstColumn="0" w:lastRowLastColumn="0"/>
            <w:tcW w:w="789" w:type="dxa"/>
          </w:tcPr>
          <w:p w14:paraId="454FBC44" w14:textId="65FF8991" w:rsidR="004E3747" w:rsidRPr="0004757F" w:rsidRDefault="004E3747" w:rsidP="00A60821">
            <w:pPr>
              <w:rPr>
                <w:lang w:val="en-US"/>
              </w:rPr>
            </w:pPr>
            <w:r w:rsidRPr="5A862C44">
              <w:t>2</w:t>
            </w:r>
          </w:p>
        </w:tc>
        <w:tc>
          <w:tcPr>
            <w:tcW w:w="2086" w:type="dxa"/>
          </w:tcPr>
          <w:p w14:paraId="1EF6447D" w14:textId="1E7635B4" w:rsidR="004E3747" w:rsidRPr="0004757F" w:rsidRDefault="7CEACF19" w:rsidP="00A60821">
            <w:pPr>
              <w:cnfStyle w:val="000000000000" w:firstRow="0" w:lastRow="0" w:firstColumn="0" w:lastColumn="0" w:oddVBand="0" w:evenVBand="0" w:oddHBand="0" w:evenHBand="0" w:firstRowFirstColumn="0" w:firstRowLastColumn="0" w:lastRowFirstColumn="0" w:lastRowLastColumn="0"/>
              <w:rPr>
                <w:lang w:val="en-US"/>
              </w:rPr>
            </w:pPr>
            <w:r w:rsidRPr="5A862C44">
              <w:rPr>
                <w:lang w:val="en-US"/>
              </w:rPr>
              <w:t>WorkClass</w:t>
            </w:r>
          </w:p>
        </w:tc>
        <w:tc>
          <w:tcPr>
            <w:tcW w:w="2160" w:type="dxa"/>
          </w:tcPr>
          <w:p w14:paraId="68AE2355" w14:textId="0D53BDA7" w:rsidR="004E3747" w:rsidRPr="005B5448" w:rsidRDefault="7CEACF19" w:rsidP="00A60821">
            <w:pPr>
              <w:cnfStyle w:val="000000000000" w:firstRow="0" w:lastRow="0" w:firstColumn="0" w:lastColumn="0" w:oddVBand="0" w:evenVBand="0" w:oddHBand="0" w:evenHBand="0" w:firstRowFirstColumn="0" w:firstRowLastColumn="0" w:lastRowFirstColumn="0" w:lastRowLastColumn="0"/>
              <w:rPr>
                <w:lang w:val="en-US"/>
              </w:rPr>
            </w:pPr>
            <w:r w:rsidRPr="5A862C44">
              <w:rPr>
                <w:lang w:val="en-US"/>
              </w:rPr>
              <w:t>object</w:t>
            </w:r>
          </w:p>
        </w:tc>
        <w:tc>
          <w:tcPr>
            <w:tcW w:w="2280" w:type="dxa"/>
          </w:tcPr>
          <w:p w14:paraId="7B8E6F5B" w14:textId="216C9D13" w:rsidR="004E3747" w:rsidRPr="00545865" w:rsidRDefault="3F830887" w:rsidP="00A60821">
            <w:pPr>
              <w:cnfStyle w:val="000000000000" w:firstRow="0" w:lastRow="0" w:firstColumn="0" w:lastColumn="0" w:oddVBand="0" w:evenVBand="0" w:oddHBand="0" w:evenHBand="0" w:firstRowFirstColumn="0" w:firstRowLastColumn="0" w:lastRowFirstColumn="0" w:lastRowLastColumn="0"/>
              <w:rPr>
                <w:lang w:val="en-US"/>
              </w:rPr>
            </w:pPr>
            <w:r w:rsidRPr="0BD78D6B">
              <w:rPr>
                <w:lang w:val="en-US"/>
              </w:rPr>
              <w:t>Loại hình công việc</w:t>
            </w:r>
          </w:p>
        </w:tc>
        <w:tc>
          <w:tcPr>
            <w:tcW w:w="2400" w:type="dxa"/>
          </w:tcPr>
          <w:p w14:paraId="7F19E13D" w14:textId="3A75145A" w:rsidR="004E3747" w:rsidRPr="0004757F" w:rsidRDefault="12FC5891" w:rsidP="00A60821">
            <w:pPr>
              <w:cnfStyle w:val="000000000000" w:firstRow="0" w:lastRow="0" w:firstColumn="0" w:lastColumn="0" w:oddVBand="0" w:evenVBand="0" w:oddHBand="0" w:evenHBand="0" w:firstRowFirstColumn="0" w:firstRowLastColumn="0" w:lastRowFirstColumn="0" w:lastRowLastColumn="0"/>
              <w:rPr>
                <w:lang w:val="en-US"/>
              </w:rPr>
            </w:pPr>
            <w:r w:rsidRPr="5A862C44">
              <w:rPr>
                <w:lang w:val="en-US"/>
              </w:rPr>
              <w:t xml:space="preserve">-Private: Làm việc cho công ty tư nhân. </w:t>
            </w:r>
          </w:p>
          <w:p w14:paraId="51F54594" w14:textId="6226B506" w:rsidR="004E3747" w:rsidRPr="0004757F" w:rsidRDefault="12FC5891" w:rsidP="00A60821">
            <w:pPr>
              <w:cnfStyle w:val="000000000000" w:firstRow="0" w:lastRow="0" w:firstColumn="0" w:lastColumn="0" w:oddVBand="0" w:evenVBand="0" w:oddHBand="0" w:evenHBand="0" w:firstRowFirstColumn="0" w:firstRowLastColumn="0" w:lastRowFirstColumn="0" w:lastRowLastColumn="0"/>
              <w:rPr>
                <w:lang w:val="en-US"/>
              </w:rPr>
            </w:pPr>
            <w:r w:rsidRPr="5A862C44">
              <w:rPr>
                <w:lang w:val="en-US"/>
              </w:rPr>
              <w:t xml:space="preserve">-Self-emp-not-inc" : Tự làm chủ nhưng không đăng ký thành lập công ty. </w:t>
            </w:r>
          </w:p>
          <w:p w14:paraId="74B3D32A" w14:textId="5442245D" w:rsidR="004E3747" w:rsidRPr="0004757F" w:rsidRDefault="12FC5891" w:rsidP="00A60821">
            <w:pPr>
              <w:cnfStyle w:val="000000000000" w:firstRow="0" w:lastRow="0" w:firstColumn="0" w:lastColumn="0" w:oddVBand="0" w:evenVBand="0" w:oddHBand="0" w:evenHBand="0" w:firstRowFirstColumn="0" w:firstRowLastColumn="0" w:lastRowFirstColumn="0" w:lastRowLastColumn="0"/>
              <w:rPr>
                <w:lang w:val="en-US"/>
              </w:rPr>
            </w:pPr>
            <w:r w:rsidRPr="5A862C44">
              <w:rPr>
                <w:lang w:val="en-US"/>
              </w:rPr>
              <w:t xml:space="preserve">- "Self-emp-inc": Tự làm chủ và đã đăng ký thành lập công ty. </w:t>
            </w:r>
          </w:p>
          <w:p w14:paraId="37671417" w14:textId="1B32B6B2" w:rsidR="004E3747" w:rsidRPr="0004757F" w:rsidRDefault="12FC5891" w:rsidP="00A60821">
            <w:pPr>
              <w:cnfStyle w:val="000000000000" w:firstRow="0" w:lastRow="0" w:firstColumn="0" w:lastColumn="0" w:oddVBand="0" w:evenVBand="0" w:oddHBand="0" w:evenHBand="0" w:firstRowFirstColumn="0" w:firstRowLastColumn="0" w:lastRowFirstColumn="0" w:lastRowLastColumn="0"/>
              <w:rPr>
                <w:lang w:val="en-US"/>
              </w:rPr>
            </w:pPr>
            <w:r w:rsidRPr="5A862C44">
              <w:rPr>
                <w:lang w:val="en-US"/>
              </w:rPr>
              <w:t xml:space="preserve">- "Federal-gov": Làm việc cho chính phủ liên bang. </w:t>
            </w:r>
          </w:p>
          <w:p w14:paraId="459028A9" w14:textId="511F464B" w:rsidR="004E3747" w:rsidRPr="0004757F" w:rsidRDefault="5BAFF522" w:rsidP="00A60821">
            <w:pPr>
              <w:cnfStyle w:val="000000000000" w:firstRow="0" w:lastRow="0" w:firstColumn="0" w:lastColumn="0" w:oddVBand="0" w:evenVBand="0" w:oddHBand="0" w:evenHBand="0" w:firstRowFirstColumn="0" w:firstRowLastColumn="0" w:lastRowFirstColumn="0" w:lastRowLastColumn="0"/>
              <w:rPr>
                <w:lang w:val="en-US"/>
              </w:rPr>
            </w:pPr>
            <w:r w:rsidRPr="5A862C44">
              <w:rPr>
                <w:lang w:val="en-US"/>
              </w:rPr>
              <w:t>-</w:t>
            </w:r>
            <w:r w:rsidR="12FC5891" w:rsidRPr="5A862C44">
              <w:rPr>
                <w:lang w:val="en-US"/>
              </w:rPr>
              <w:t xml:space="preserve">"Local-gov" : Làm việc cho chính quyền địa phương. </w:t>
            </w:r>
          </w:p>
          <w:p w14:paraId="60EC3057" w14:textId="52585959" w:rsidR="004E3747" w:rsidRPr="0004757F" w:rsidRDefault="12FC5891" w:rsidP="00A60821">
            <w:pPr>
              <w:cnfStyle w:val="000000000000" w:firstRow="0" w:lastRow="0" w:firstColumn="0" w:lastColumn="0" w:oddVBand="0" w:evenVBand="0" w:oddHBand="0" w:evenHBand="0" w:firstRowFirstColumn="0" w:firstRowLastColumn="0" w:lastRowFirstColumn="0" w:lastRowLastColumn="0"/>
              <w:rPr>
                <w:lang w:val="en-US"/>
              </w:rPr>
            </w:pPr>
            <w:r w:rsidRPr="5A862C44">
              <w:rPr>
                <w:lang w:val="en-US"/>
              </w:rPr>
              <w:t>- "State-gov" : Làm việc cho chính quyền tiểu bang.</w:t>
            </w:r>
          </w:p>
          <w:p w14:paraId="22530373" w14:textId="527B5746" w:rsidR="004E3747" w:rsidRPr="0004757F" w:rsidRDefault="5806C4B9" w:rsidP="00A60821">
            <w:pPr>
              <w:cnfStyle w:val="000000000000" w:firstRow="0" w:lastRow="0" w:firstColumn="0" w:lastColumn="0" w:oddVBand="0" w:evenVBand="0" w:oddHBand="0" w:evenHBand="0" w:firstRowFirstColumn="0" w:firstRowLastColumn="0" w:lastRowFirstColumn="0" w:lastRowLastColumn="0"/>
              <w:rPr>
                <w:lang w:val="en-US"/>
              </w:rPr>
            </w:pPr>
            <w:r w:rsidRPr="5A862C44">
              <w:rPr>
                <w:lang w:val="en-US"/>
              </w:rPr>
              <w:t xml:space="preserve">- ? : thiếu hoặc không xác </w:t>
            </w:r>
          </w:p>
        </w:tc>
      </w:tr>
      <w:tr w:rsidR="004E3747" w:rsidRPr="0004757F" w14:paraId="3718B086" w14:textId="77777777" w:rsidTr="0BD78D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9" w:type="dxa"/>
          </w:tcPr>
          <w:p w14:paraId="64300B1B" w14:textId="142A8E15" w:rsidR="004E3747" w:rsidRPr="0004757F" w:rsidRDefault="004E3747" w:rsidP="00A60821">
            <w:pPr>
              <w:rPr>
                <w:lang w:val="en-US"/>
              </w:rPr>
            </w:pPr>
            <w:r w:rsidRPr="7CF1DBE9">
              <w:t>3</w:t>
            </w:r>
          </w:p>
        </w:tc>
        <w:tc>
          <w:tcPr>
            <w:tcW w:w="2086" w:type="dxa"/>
          </w:tcPr>
          <w:p w14:paraId="2226F07D" w14:textId="16357004" w:rsidR="004E3747" w:rsidRPr="0004757F" w:rsidRDefault="40AE48DF" w:rsidP="00A60821">
            <w:pPr>
              <w:cnfStyle w:val="000000100000" w:firstRow="0" w:lastRow="0" w:firstColumn="0" w:lastColumn="0" w:oddVBand="0" w:evenVBand="0" w:oddHBand="1" w:evenHBand="0" w:firstRowFirstColumn="0" w:firstRowLastColumn="0" w:lastRowFirstColumn="0" w:lastRowLastColumn="0"/>
              <w:rPr>
                <w:lang w:val="en-US"/>
              </w:rPr>
            </w:pPr>
            <w:r w:rsidRPr="7CF1DBE9">
              <w:rPr>
                <w:lang w:val="en-US"/>
              </w:rPr>
              <w:t>Fnlwgt</w:t>
            </w:r>
          </w:p>
        </w:tc>
        <w:tc>
          <w:tcPr>
            <w:tcW w:w="2160" w:type="dxa"/>
          </w:tcPr>
          <w:p w14:paraId="4AE4B18B" w14:textId="7F7943E2" w:rsidR="004E3747" w:rsidRPr="005B5448" w:rsidRDefault="004B4FD2" w:rsidP="00A60821">
            <w:pPr>
              <w:cnfStyle w:val="000000100000" w:firstRow="0" w:lastRow="0" w:firstColumn="0" w:lastColumn="0" w:oddVBand="0" w:evenVBand="0" w:oddHBand="1" w:evenHBand="0" w:firstRowFirstColumn="0" w:firstRowLastColumn="0" w:lastRowFirstColumn="0" w:lastRowLastColumn="0"/>
              <w:rPr>
                <w:lang w:val="en-US"/>
              </w:rPr>
            </w:pPr>
            <w:r w:rsidRPr="7CF1DBE9">
              <w:rPr>
                <w:lang w:val="en-US"/>
              </w:rPr>
              <w:t>int64</w:t>
            </w:r>
          </w:p>
        </w:tc>
        <w:tc>
          <w:tcPr>
            <w:tcW w:w="2280" w:type="dxa"/>
          </w:tcPr>
          <w:p w14:paraId="427BFBEF" w14:textId="12D84E1B" w:rsidR="004E3747" w:rsidRPr="00545865" w:rsidRDefault="296C66B9" w:rsidP="00A60821">
            <w:pPr>
              <w:cnfStyle w:val="000000100000" w:firstRow="0" w:lastRow="0" w:firstColumn="0" w:lastColumn="0" w:oddVBand="0" w:evenVBand="0" w:oddHBand="1" w:evenHBand="0" w:firstRowFirstColumn="0" w:firstRowLastColumn="0" w:lastRowFirstColumn="0" w:lastRowLastColumn="0"/>
              <w:rPr>
                <w:lang w:val="en-US"/>
              </w:rPr>
            </w:pPr>
            <w:r w:rsidRPr="7CF1DBE9">
              <w:rPr>
                <w:lang w:val="en-US"/>
              </w:rPr>
              <w:t>S</w:t>
            </w:r>
            <w:r w:rsidR="6D5F61B3" w:rsidRPr="7CF1DBE9">
              <w:rPr>
                <w:lang w:val="en-US"/>
              </w:rPr>
              <w:t>ố cuối cùng của mỗi cá nhân được khảo sát.</w:t>
            </w:r>
          </w:p>
        </w:tc>
        <w:tc>
          <w:tcPr>
            <w:tcW w:w="2400" w:type="dxa"/>
          </w:tcPr>
          <w:p w14:paraId="297CE2E2" w14:textId="608B99E6" w:rsidR="009D3469" w:rsidRPr="0004757F" w:rsidRDefault="009D3469" w:rsidP="00A60821">
            <w:pPr>
              <w:cnfStyle w:val="000000100000" w:firstRow="0" w:lastRow="0" w:firstColumn="0" w:lastColumn="0" w:oddVBand="0" w:evenVBand="0" w:oddHBand="1" w:evenHBand="0" w:firstRowFirstColumn="0" w:firstRowLastColumn="0" w:lastRowFirstColumn="0" w:lastRowLastColumn="0"/>
              <w:rPr>
                <w:lang w:val="en-US"/>
              </w:rPr>
            </w:pPr>
          </w:p>
        </w:tc>
      </w:tr>
      <w:tr w:rsidR="007D0803" w:rsidRPr="0004757F" w14:paraId="67E193E4" w14:textId="77777777" w:rsidTr="0BD78D6B">
        <w:trPr>
          <w:trHeight w:val="300"/>
        </w:trPr>
        <w:tc>
          <w:tcPr>
            <w:cnfStyle w:val="001000000000" w:firstRow="0" w:lastRow="0" w:firstColumn="1" w:lastColumn="0" w:oddVBand="0" w:evenVBand="0" w:oddHBand="0" w:evenHBand="0" w:firstRowFirstColumn="0" w:firstRowLastColumn="0" w:lastRowFirstColumn="0" w:lastRowLastColumn="0"/>
            <w:tcW w:w="789" w:type="dxa"/>
          </w:tcPr>
          <w:p w14:paraId="4938D5E7" w14:textId="5BB166C1" w:rsidR="004E3747" w:rsidRPr="0004757F" w:rsidRDefault="004E3747" w:rsidP="00A60821">
            <w:pPr>
              <w:rPr>
                <w:lang w:val="en-US"/>
              </w:rPr>
            </w:pPr>
            <w:r w:rsidRPr="7CF1DBE9">
              <w:t>4</w:t>
            </w:r>
          </w:p>
        </w:tc>
        <w:tc>
          <w:tcPr>
            <w:tcW w:w="2086" w:type="dxa"/>
          </w:tcPr>
          <w:p w14:paraId="2472D4DD" w14:textId="29ACD1B4" w:rsidR="004E3747" w:rsidRPr="0004757F" w:rsidRDefault="5B1597C2"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Education</w:t>
            </w:r>
          </w:p>
        </w:tc>
        <w:tc>
          <w:tcPr>
            <w:tcW w:w="2160" w:type="dxa"/>
          </w:tcPr>
          <w:p w14:paraId="645CE2DF" w14:textId="3615F961" w:rsidR="004E3747" w:rsidRPr="005B5448" w:rsidRDefault="5B1597C2"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object</w:t>
            </w:r>
          </w:p>
        </w:tc>
        <w:tc>
          <w:tcPr>
            <w:tcW w:w="2280" w:type="dxa"/>
          </w:tcPr>
          <w:p w14:paraId="5A7874E1" w14:textId="00B13112" w:rsidR="004E3747" w:rsidRPr="00545865" w:rsidRDefault="71BD0DF8"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 xml:space="preserve">Mức độ học vấn </w:t>
            </w:r>
          </w:p>
        </w:tc>
        <w:tc>
          <w:tcPr>
            <w:tcW w:w="2400" w:type="dxa"/>
          </w:tcPr>
          <w:p w14:paraId="5A28BCD8" w14:textId="38B7504A" w:rsidR="00F15A6B" w:rsidRPr="0004757F" w:rsidRDefault="00F15A6B" w:rsidP="00A60821">
            <w:pPr>
              <w:cnfStyle w:val="000000000000" w:firstRow="0" w:lastRow="0" w:firstColumn="0" w:lastColumn="0" w:oddVBand="0" w:evenVBand="0" w:oddHBand="0" w:evenHBand="0" w:firstRowFirstColumn="0" w:firstRowLastColumn="0" w:lastRowFirstColumn="0" w:lastRowLastColumn="0"/>
              <w:rPr>
                <w:lang w:val="en-US"/>
              </w:rPr>
            </w:pPr>
          </w:p>
        </w:tc>
      </w:tr>
      <w:tr w:rsidR="004E3747" w:rsidRPr="0004757F" w14:paraId="3E4323F5" w14:textId="77777777" w:rsidTr="0BD78D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9" w:type="dxa"/>
          </w:tcPr>
          <w:p w14:paraId="53F38178" w14:textId="00F24915" w:rsidR="004E3747" w:rsidRPr="0004757F" w:rsidRDefault="004E3747" w:rsidP="00A60821">
            <w:pPr>
              <w:rPr>
                <w:lang w:val="en-US"/>
              </w:rPr>
            </w:pPr>
            <w:r w:rsidRPr="7CF1DBE9">
              <w:t>5</w:t>
            </w:r>
          </w:p>
        </w:tc>
        <w:tc>
          <w:tcPr>
            <w:tcW w:w="2086" w:type="dxa"/>
          </w:tcPr>
          <w:p w14:paraId="3FBACB29" w14:textId="1A2F0C3A" w:rsidR="004E3747" w:rsidRPr="0004757F" w:rsidRDefault="347AB7B1" w:rsidP="00A60821">
            <w:pPr>
              <w:cnfStyle w:val="000000100000" w:firstRow="0" w:lastRow="0" w:firstColumn="0" w:lastColumn="0" w:oddVBand="0" w:evenVBand="0" w:oddHBand="1" w:evenHBand="0" w:firstRowFirstColumn="0" w:firstRowLastColumn="0" w:lastRowFirstColumn="0" w:lastRowLastColumn="0"/>
              <w:rPr>
                <w:lang w:val="en-US"/>
              </w:rPr>
            </w:pPr>
            <w:r w:rsidRPr="7CF1DBE9">
              <w:rPr>
                <w:lang w:val="en-US"/>
              </w:rPr>
              <w:t>Education.num</w:t>
            </w:r>
          </w:p>
        </w:tc>
        <w:tc>
          <w:tcPr>
            <w:tcW w:w="2160" w:type="dxa"/>
          </w:tcPr>
          <w:p w14:paraId="7C10B351" w14:textId="09AF5FFD" w:rsidR="004E3747" w:rsidRPr="0004757F" w:rsidRDefault="347AB7B1" w:rsidP="00A60821">
            <w:pPr>
              <w:cnfStyle w:val="000000100000" w:firstRow="0" w:lastRow="0" w:firstColumn="0" w:lastColumn="0" w:oddVBand="0" w:evenVBand="0" w:oddHBand="1" w:evenHBand="0" w:firstRowFirstColumn="0" w:firstRowLastColumn="0" w:lastRowFirstColumn="0" w:lastRowLastColumn="0"/>
              <w:rPr>
                <w:lang w:val="en-US"/>
              </w:rPr>
            </w:pPr>
            <w:r w:rsidRPr="7CF1DBE9">
              <w:rPr>
                <w:lang w:val="en-US"/>
              </w:rPr>
              <w:t>int64</w:t>
            </w:r>
          </w:p>
        </w:tc>
        <w:tc>
          <w:tcPr>
            <w:tcW w:w="2280" w:type="dxa"/>
          </w:tcPr>
          <w:p w14:paraId="27BC18F2" w14:textId="22A9C440" w:rsidR="004E3747" w:rsidRPr="00545865" w:rsidRDefault="2631FEFA" w:rsidP="00A60821">
            <w:pPr>
              <w:cnfStyle w:val="000000100000" w:firstRow="0" w:lastRow="0" w:firstColumn="0" w:lastColumn="0" w:oddVBand="0" w:evenVBand="0" w:oddHBand="1" w:evenHBand="0" w:firstRowFirstColumn="0" w:firstRowLastColumn="0" w:lastRowFirstColumn="0" w:lastRowLastColumn="0"/>
              <w:rPr>
                <w:lang w:val="en-US"/>
              </w:rPr>
            </w:pPr>
            <w:r w:rsidRPr="7CF1DBE9">
              <w:rPr>
                <w:lang w:val="en-US"/>
              </w:rPr>
              <w:t xml:space="preserve">Một biến số thay thế cho cột "education" để biểu thị </w:t>
            </w:r>
            <w:r w:rsidR="006B6D5F" w:rsidRPr="7CF1DBE9">
              <w:t xml:space="preserve">số năm học chính thức </w:t>
            </w:r>
            <w:r w:rsidR="006B6D5F" w:rsidRPr="7CF1DBE9">
              <w:lastRenderedPageBreak/>
              <w:t>mà một người đã hoàn thành</w:t>
            </w:r>
          </w:p>
        </w:tc>
        <w:tc>
          <w:tcPr>
            <w:tcW w:w="2400" w:type="dxa"/>
          </w:tcPr>
          <w:p w14:paraId="7615D2C1" w14:textId="23A78444" w:rsidR="004E3747" w:rsidRPr="0004757F" w:rsidRDefault="004E3747" w:rsidP="00A60821">
            <w:pPr>
              <w:cnfStyle w:val="000000100000" w:firstRow="0" w:lastRow="0" w:firstColumn="0" w:lastColumn="0" w:oddVBand="0" w:evenVBand="0" w:oddHBand="1" w:evenHBand="0" w:firstRowFirstColumn="0" w:firstRowLastColumn="0" w:lastRowFirstColumn="0" w:lastRowLastColumn="0"/>
              <w:rPr>
                <w:lang w:val="en-US"/>
              </w:rPr>
            </w:pPr>
          </w:p>
        </w:tc>
      </w:tr>
      <w:tr w:rsidR="007D0803" w:rsidRPr="0004757F" w14:paraId="668AC620" w14:textId="77777777" w:rsidTr="0BD78D6B">
        <w:trPr>
          <w:trHeight w:val="300"/>
        </w:trPr>
        <w:tc>
          <w:tcPr>
            <w:cnfStyle w:val="001000000000" w:firstRow="0" w:lastRow="0" w:firstColumn="1" w:lastColumn="0" w:oddVBand="0" w:evenVBand="0" w:oddHBand="0" w:evenHBand="0" w:firstRowFirstColumn="0" w:firstRowLastColumn="0" w:lastRowFirstColumn="0" w:lastRowLastColumn="0"/>
            <w:tcW w:w="789" w:type="dxa"/>
          </w:tcPr>
          <w:p w14:paraId="30C752EF" w14:textId="3A87DD06" w:rsidR="004E3747" w:rsidRPr="0004757F" w:rsidRDefault="004E3747" w:rsidP="00A60821">
            <w:pPr>
              <w:rPr>
                <w:lang w:val="en-US"/>
              </w:rPr>
            </w:pPr>
            <w:r w:rsidRPr="7CF1DBE9">
              <w:t>6</w:t>
            </w:r>
          </w:p>
        </w:tc>
        <w:tc>
          <w:tcPr>
            <w:tcW w:w="2086" w:type="dxa"/>
          </w:tcPr>
          <w:p w14:paraId="69C56800" w14:textId="47AD94E2" w:rsidR="004E3747" w:rsidRPr="0004757F" w:rsidRDefault="39573AD2"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Marital.status</w:t>
            </w:r>
          </w:p>
        </w:tc>
        <w:tc>
          <w:tcPr>
            <w:tcW w:w="2160" w:type="dxa"/>
          </w:tcPr>
          <w:p w14:paraId="5533A549" w14:textId="75E7A415" w:rsidR="004E3747" w:rsidRPr="005B5448" w:rsidRDefault="004B4FD2"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object</w:t>
            </w:r>
          </w:p>
        </w:tc>
        <w:tc>
          <w:tcPr>
            <w:tcW w:w="2280" w:type="dxa"/>
          </w:tcPr>
          <w:p w14:paraId="3958C0D4" w14:textId="2BD4A01B" w:rsidR="004E3747" w:rsidRPr="00177D52" w:rsidRDefault="30B08E71"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Trạng thái hôn nhân</w:t>
            </w:r>
          </w:p>
        </w:tc>
        <w:tc>
          <w:tcPr>
            <w:tcW w:w="2400" w:type="dxa"/>
          </w:tcPr>
          <w:p w14:paraId="63BAE93D" w14:textId="41A42B9B" w:rsidR="004E3747" w:rsidRPr="00177D52" w:rsidRDefault="56D7D861"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 xml:space="preserve">- "Married-civ-spouse": Kết hôn hợp </w:t>
            </w:r>
            <w:r w:rsidR="29E15054" w:rsidRPr="7CF1DBE9">
              <w:rPr>
                <w:lang w:val="en-US"/>
              </w:rPr>
              <w:t>pháp</w:t>
            </w:r>
          </w:p>
          <w:p w14:paraId="0F91622B" w14:textId="1A5C21D4" w:rsidR="004E3747" w:rsidRPr="00177D52" w:rsidRDefault="56D7D861"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 "Divorced": ly hôn</w:t>
            </w:r>
          </w:p>
          <w:p w14:paraId="307CDF1F" w14:textId="0B33D572" w:rsidR="004E3747" w:rsidRPr="00177D52" w:rsidRDefault="56D7D861"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 xml:space="preserve">- "Never-married": </w:t>
            </w:r>
            <w:r w:rsidR="7784A53B" w:rsidRPr="7CF1DBE9">
              <w:rPr>
                <w:lang w:val="en-US"/>
              </w:rPr>
              <w:t>chưa bao giờ kết hôn</w:t>
            </w:r>
            <w:r w:rsidRPr="7CF1DBE9">
              <w:rPr>
                <w:lang w:val="en-US"/>
              </w:rPr>
              <w:t>.</w:t>
            </w:r>
          </w:p>
          <w:p w14:paraId="31391BB0" w14:textId="126B3D0D" w:rsidR="004E3747" w:rsidRPr="00177D52" w:rsidRDefault="56D7D861"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 xml:space="preserve">- "Separated": </w:t>
            </w:r>
            <w:r w:rsidR="69DB5F71" w:rsidRPr="7CF1DBE9">
              <w:rPr>
                <w:lang w:val="en-US"/>
              </w:rPr>
              <w:t>ly thân</w:t>
            </w:r>
            <w:r w:rsidRPr="7CF1DBE9">
              <w:rPr>
                <w:lang w:val="en-US"/>
              </w:rPr>
              <w:t>.</w:t>
            </w:r>
          </w:p>
          <w:p w14:paraId="1E61B41C" w14:textId="7F34D618" w:rsidR="004E3747" w:rsidRPr="00177D52" w:rsidRDefault="56D7D861"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 xml:space="preserve">- "Widowed": </w:t>
            </w:r>
            <w:r w:rsidR="079D0D08" w:rsidRPr="7CF1DBE9">
              <w:rPr>
                <w:lang w:val="en-US"/>
              </w:rPr>
              <w:t>góa</w:t>
            </w:r>
          </w:p>
          <w:p w14:paraId="28DE9918" w14:textId="03D0F6BB" w:rsidR="004E3747" w:rsidRPr="00177D52" w:rsidRDefault="56D7D861"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 xml:space="preserve">- "Married-spouse-absent": </w:t>
            </w:r>
            <w:r w:rsidR="6DEB81A4" w:rsidRPr="7CF1DBE9">
              <w:rPr>
                <w:lang w:val="en-US"/>
              </w:rPr>
              <w:t>kết hôn nhưng vợ/chồng vắng</w:t>
            </w:r>
            <w:r w:rsidRPr="7CF1DBE9">
              <w:rPr>
                <w:lang w:val="en-US"/>
              </w:rPr>
              <w:t>.</w:t>
            </w:r>
          </w:p>
          <w:p w14:paraId="1CEA60A8" w14:textId="169C0D22" w:rsidR="004E3747" w:rsidRPr="00177D52" w:rsidRDefault="56D7D861"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 xml:space="preserve">- "Married-AF-spouse": </w:t>
            </w:r>
            <w:r w:rsidR="4D8D7698" w:rsidRPr="7CF1DBE9">
              <w:rPr>
                <w:lang w:val="en-US"/>
              </w:rPr>
              <w:t>kết hôn với người trong lực lượng vũ trang</w:t>
            </w:r>
            <w:r w:rsidRPr="7CF1DBE9">
              <w:rPr>
                <w:lang w:val="en-US"/>
              </w:rPr>
              <w:t>.</w:t>
            </w:r>
          </w:p>
        </w:tc>
      </w:tr>
      <w:tr w:rsidR="004E3747" w:rsidRPr="0004757F" w14:paraId="166D8045" w14:textId="77777777" w:rsidTr="0BD78D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9" w:type="dxa"/>
          </w:tcPr>
          <w:p w14:paraId="74DFA332" w14:textId="5A483FC3" w:rsidR="004E3747" w:rsidRPr="0004757F" w:rsidRDefault="004E3747" w:rsidP="00A60821">
            <w:pPr>
              <w:rPr>
                <w:lang w:val="en-US"/>
              </w:rPr>
            </w:pPr>
            <w:r w:rsidRPr="7CF1DBE9">
              <w:t>7</w:t>
            </w:r>
          </w:p>
        </w:tc>
        <w:tc>
          <w:tcPr>
            <w:tcW w:w="2086" w:type="dxa"/>
          </w:tcPr>
          <w:p w14:paraId="4284B2BE" w14:textId="71CBDD30" w:rsidR="004E3747" w:rsidRPr="0004757F" w:rsidRDefault="2A7F4AEF" w:rsidP="00A60821">
            <w:pPr>
              <w:cnfStyle w:val="000000100000" w:firstRow="0" w:lastRow="0" w:firstColumn="0" w:lastColumn="0" w:oddVBand="0" w:evenVBand="0" w:oddHBand="1" w:evenHBand="0" w:firstRowFirstColumn="0" w:firstRowLastColumn="0" w:lastRowFirstColumn="0" w:lastRowLastColumn="0"/>
              <w:rPr>
                <w:lang w:val="en-US"/>
              </w:rPr>
            </w:pPr>
            <w:r w:rsidRPr="7CF1DBE9">
              <w:rPr>
                <w:lang w:val="en-US"/>
              </w:rPr>
              <w:t>Occupation</w:t>
            </w:r>
          </w:p>
        </w:tc>
        <w:tc>
          <w:tcPr>
            <w:tcW w:w="2160" w:type="dxa"/>
          </w:tcPr>
          <w:p w14:paraId="77CA0D58" w14:textId="23F256DD" w:rsidR="004E3747" w:rsidRPr="005B5448" w:rsidRDefault="2A7F4AEF" w:rsidP="00A60821">
            <w:pPr>
              <w:cnfStyle w:val="000000100000" w:firstRow="0" w:lastRow="0" w:firstColumn="0" w:lastColumn="0" w:oddVBand="0" w:evenVBand="0" w:oddHBand="1" w:evenHBand="0" w:firstRowFirstColumn="0" w:firstRowLastColumn="0" w:lastRowFirstColumn="0" w:lastRowLastColumn="0"/>
              <w:rPr>
                <w:lang w:val="en-US"/>
              </w:rPr>
            </w:pPr>
            <w:r w:rsidRPr="7CF1DBE9">
              <w:rPr>
                <w:lang w:val="en-US"/>
              </w:rPr>
              <w:t>object</w:t>
            </w:r>
          </w:p>
        </w:tc>
        <w:tc>
          <w:tcPr>
            <w:tcW w:w="2280" w:type="dxa"/>
          </w:tcPr>
          <w:p w14:paraId="1D6EDF82" w14:textId="32810E33" w:rsidR="004E3747" w:rsidRPr="00177D52" w:rsidRDefault="00177D52" w:rsidP="00A60821">
            <w:pPr>
              <w:cnfStyle w:val="000000100000" w:firstRow="0" w:lastRow="0" w:firstColumn="0" w:lastColumn="0" w:oddVBand="0" w:evenVBand="0" w:oddHBand="1" w:evenHBand="0" w:firstRowFirstColumn="0" w:firstRowLastColumn="0" w:lastRowFirstColumn="0" w:lastRowLastColumn="0"/>
              <w:rPr>
                <w:lang w:val="en-US"/>
              </w:rPr>
            </w:pPr>
            <w:r w:rsidRPr="7CF1DBE9">
              <w:rPr>
                <w:lang w:val="en-US"/>
              </w:rPr>
              <w:t>Ng</w:t>
            </w:r>
            <w:r w:rsidR="7AF840F1" w:rsidRPr="7CF1DBE9">
              <w:rPr>
                <w:lang w:val="en-US"/>
              </w:rPr>
              <w:t>hề nghiệp của mỗi người.</w:t>
            </w:r>
          </w:p>
        </w:tc>
        <w:tc>
          <w:tcPr>
            <w:tcW w:w="2400" w:type="dxa"/>
          </w:tcPr>
          <w:p w14:paraId="41813F7D" w14:textId="406000F0" w:rsidR="00BD05AE" w:rsidRPr="0004757F" w:rsidRDefault="00BD05AE" w:rsidP="00A60821">
            <w:pPr>
              <w:cnfStyle w:val="000000100000" w:firstRow="0" w:lastRow="0" w:firstColumn="0" w:lastColumn="0" w:oddVBand="0" w:evenVBand="0" w:oddHBand="1" w:evenHBand="0" w:firstRowFirstColumn="0" w:firstRowLastColumn="0" w:lastRowFirstColumn="0" w:lastRowLastColumn="0"/>
              <w:rPr>
                <w:lang w:val="en-US"/>
              </w:rPr>
            </w:pPr>
          </w:p>
        </w:tc>
      </w:tr>
      <w:tr w:rsidR="004E3747" w:rsidRPr="0004757F" w14:paraId="03EBC2DB" w14:textId="77777777" w:rsidTr="0BD78D6B">
        <w:trPr>
          <w:trHeight w:val="300"/>
        </w:trPr>
        <w:tc>
          <w:tcPr>
            <w:cnfStyle w:val="001000000000" w:firstRow="0" w:lastRow="0" w:firstColumn="1" w:lastColumn="0" w:oddVBand="0" w:evenVBand="0" w:oddHBand="0" w:evenHBand="0" w:firstRowFirstColumn="0" w:firstRowLastColumn="0" w:lastRowFirstColumn="0" w:lastRowLastColumn="0"/>
            <w:tcW w:w="789" w:type="dxa"/>
          </w:tcPr>
          <w:p w14:paraId="5D0FA354" w14:textId="009B1029" w:rsidR="004E3747" w:rsidRPr="0004757F" w:rsidRDefault="004E3747" w:rsidP="00A60821">
            <w:r w:rsidRPr="7CF1DBE9">
              <w:t>8</w:t>
            </w:r>
          </w:p>
        </w:tc>
        <w:tc>
          <w:tcPr>
            <w:tcW w:w="2086" w:type="dxa"/>
          </w:tcPr>
          <w:p w14:paraId="3BF9B3F1" w14:textId="1964C5AA" w:rsidR="004E3747" w:rsidRPr="0004757F" w:rsidRDefault="756D2AC6" w:rsidP="00A60821">
            <w:pPr>
              <w:cnfStyle w:val="000000000000" w:firstRow="0" w:lastRow="0" w:firstColumn="0" w:lastColumn="0" w:oddVBand="0" w:evenVBand="0" w:oddHBand="0" w:evenHBand="0" w:firstRowFirstColumn="0" w:firstRowLastColumn="0" w:lastRowFirstColumn="0" w:lastRowLastColumn="0"/>
            </w:pPr>
            <w:r w:rsidRPr="7CF1DBE9">
              <w:t>Relationship</w:t>
            </w:r>
          </w:p>
        </w:tc>
        <w:tc>
          <w:tcPr>
            <w:tcW w:w="2160" w:type="dxa"/>
          </w:tcPr>
          <w:p w14:paraId="75790A00" w14:textId="0D233742" w:rsidR="004E3747" w:rsidRPr="005B5448" w:rsidRDefault="756D2AC6"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object</w:t>
            </w:r>
          </w:p>
        </w:tc>
        <w:tc>
          <w:tcPr>
            <w:tcW w:w="2280" w:type="dxa"/>
          </w:tcPr>
          <w:p w14:paraId="3F819FF4" w14:textId="275905F4" w:rsidR="004E3747" w:rsidRPr="00177D52" w:rsidRDefault="102A3899"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ối quan hệ của mỗi cá nhân trong gia đình</w:t>
            </w:r>
          </w:p>
        </w:tc>
        <w:tc>
          <w:tcPr>
            <w:tcW w:w="2400" w:type="dxa"/>
          </w:tcPr>
          <w:p w14:paraId="124170C0" w14:textId="47B30377" w:rsidR="004E3747" w:rsidRPr="0004757F" w:rsidRDefault="00670E38"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 Head of household</w:t>
            </w:r>
            <w:r w:rsidR="68798985" w:rsidRPr="7CF1DBE9">
              <w:rPr>
                <w:lang w:val="en-US"/>
              </w:rPr>
              <w:t>: Chủ hộ</w:t>
            </w:r>
          </w:p>
          <w:p w14:paraId="43962DB9" w14:textId="512FA0F7" w:rsidR="004E3747" w:rsidRPr="0004757F" w:rsidRDefault="7F73C1DF"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 W</w:t>
            </w:r>
            <w:r w:rsidR="00670E38" w:rsidRPr="7CF1DBE9">
              <w:rPr>
                <w:lang w:val="en-US"/>
              </w:rPr>
              <w:t>ife/Husband</w:t>
            </w:r>
            <w:r w:rsidR="2BA88B13" w:rsidRPr="7CF1DBE9">
              <w:rPr>
                <w:lang w:val="en-US"/>
              </w:rPr>
              <w:t>: Vợ/chồng</w:t>
            </w:r>
          </w:p>
          <w:p w14:paraId="3E67597A" w14:textId="65B3E0C7" w:rsidR="004E3747" w:rsidRPr="0004757F" w:rsidRDefault="00670E38"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-Own-child</w:t>
            </w:r>
            <w:r w:rsidR="4BCD88AC" w:rsidRPr="7CF1DBE9">
              <w:rPr>
                <w:lang w:val="en-US"/>
              </w:rPr>
              <w:t>: Con</w:t>
            </w:r>
          </w:p>
          <w:p w14:paraId="2F870958" w14:textId="0C16A226" w:rsidR="004E3747" w:rsidRPr="0004757F" w:rsidRDefault="00670E38"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 Not in family</w:t>
            </w:r>
            <w:r w:rsidR="262AE05C" w:rsidRPr="7CF1DBE9">
              <w:rPr>
                <w:lang w:val="en-US"/>
              </w:rPr>
              <w:t>: Không có quan hệ</w:t>
            </w:r>
          </w:p>
          <w:p w14:paraId="77A8FF52" w14:textId="43E9E619" w:rsidR="004E3747" w:rsidRPr="0004757F" w:rsidRDefault="00670E38"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 Other relative: Khác</w:t>
            </w:r>
          </w:p>
          <w:p w14:paraId="6AE23A84" w14:textId="5237E1AA" w:rsidR="004E3747" w:rsidRPr="0004757F" w:rsidRDefault="00670E38"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 Unmarried</w:t>
            </w:r>
            <w:r w:rsidR="3DE74CB3" w:rsidRPr="7CF1DBE9">
              <w:rPr>
                <w:lang w:val="en-US"/>
              </w:rPr>
              <w:t>: Chung sống</w:t>
            </w:r>
          </w:p>
        </w:tc>
      </w:tr>
      <w:tr w:rsidR="004E3747" w:rsidRPr="0004757F" w14:paraId="22C72969" w14:textId="77777777" w:rsidTr="0BD78D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9" w:type="dxa"/>
          </w:tcPr>
          <w:p w14:paraId="5FAE661D" w14:textId="3988DDC0" w:rsidR="004E3747" w:rsidRPr="0004757F" w:rsidRDefault="004E3747" w:rsidP="00A60821">
            <w:r w:rsidRPr="7CF1DBE9">
              <w:t>9</w:t>
            </w:r>
          </w:p>
        </w:tc>
        <w:tc>
          <w:tcPr>
            <w:tcW w:w="2086" w:type="dxa"/>
          </w:tcPr>
          <w:p w14:paraId="4090579A" w14:textId="1FBE8C72" w:rsidR="004E3747" w:rsidRPr="0004757F" w:rsidRDefault="329C1CA5" w:rsidP="00A60821">
            <w:pPr>
              <w:cnfStyle w:val="000000100000" w:firstRow="0" w:lastRow="0" w:firstColumn="0" w:lastColumn="0" w:oddVBand="0" w:evenVBand="0" w:oddHBand="1" w:evenHBand="0" w:firstRowFirstColumn="0" w:firstRowLastColumn="0" w:lastRowFirstColumn="0" w:lastRowLastColumn="0"/>
            </w:pPr>
            <w:r w:rsidRPr="7CF1DBE9">
              <w:t>Race</w:t>
            </w:r>
          </w:p>
        </w:tc>
        <w:tc>
          <w:tcPr>
            <w:tcW w:w="2160" w:type="dxa"/>
          </w:tcPr>
          <w:p w14:paraId="7C7D8C74" w14:textId="26B47881" w:rsidR="004E3747" w:rsidRPr="005B5448" w:rsidRDefault="004B4FD2" w:rsidP="00A60821">
            <w:pPr>
              <w:cnfStyle w:val="000000100000" w:firstRow="0" w:lastRow="0" w:firstColumn="0" w:lastColumn="0" w:oddVBand="0" w:evenVBand="0" w:oddHBand="1" w:evenHBand="0" w:firstRowFirstColumn="0" w:firstRowLastColumn="0" w:lastRowFirstColumn="0" w:lastRowLastColumn="0"/>
              <w:rPr>
                <w:lang w:val="en-US"/>
              </w:rPr>
            </w:pPr>
            <w:r w:rsidRPr="7CF1DBE9">
              <w:rPr>
                <w:lang w:val="en-US"/>
              </w:rPr>
              <w:t>object</w:t>
            </w:r>
          </w:p>
        </w:tc>
        <w:tc>
          <w:tcPr>
            <w:tcW w:w="2280" w:type="dxa"/>
          </w:tcPr>
          <w:p w14:paraId="7782325A" w14:textId="695E3BF1" w:rsidR="004E3747" w:rsidRPr="00177D52" w:rsidRDefault="724FD82D" w:rsidP="00A60821">
            <w:pPr>
              <w:cnfStyle w:val="000000100000" w:firstRow="0" w:lastRow="0" w:firstColumn="0" w:lastColumn="0" w:oddVBand="0" w:evenVBand="0" w:oddHBand="1" w:evenHBand="0" w:firstRowFirstColumn="0" w:firstRowLastColumn="0" w:lastRowFirstColumn="0" w:lastRowLastColumn="0"/>
              <w:rPr>
                <w:lang w:val="en-US"/>
              </w:rPr>
            </w:pPr>
            <w:r w:rsidRPr="7CF1DBE9">
              <w:rPr>
                <w:lang w:val="en-US"/>
              </w:rPr>
              <w:t>Nguồn gốc dân tộc</w:t>
            </w:r>
          </w:p>
        </w:tc>
        <w:tc>
          <w:tcPr>
            <w:tcW w:w="2400" w:type="dxa"/>
          </w:tcPr>
          <w:p w14:paraId="58D29C68" w14:textId="512002C6" w:rsidR="004E3747" w:rsidRPr="0004757F" w:rsidRDefault="004E3747" w:rsidP="00A60821">
            <w:pPr>
              <w:cnfStyle w:val="000000100000" w:firstRow="0" w:lastRow="0" w:firstColumn="0" w:lastColumn="0" w:oddVBand="0" w:evenVBand="0" w:oddHBand="1" w:evenHBand="0" w:firstRowFirstColumn="0" w:firstRowLastColumn="0" w:lastRowFirstColumn="0" w:lastRowLastColumn="0"/>
              <w:rPr>
                <w:lang w:val="en-US"/>
              </w:rPr>
            </w:pPr>
          </w:p>
        </w:tc>
      </w:tr>
      <w:tr w:rsidR="004E3747" w:rsidRPr="0004757F" w14:paraId="3003F814" w14:textId="77777777" w:rsidTr="0BD78D6B">
        <w:trPr>
          <w:trHeight w:val="300"/>
        </w:trPr>
        <w:tc>
          <w:tcPr>
            <w:cnfStyle w:val="001000000000" w:firstRow="0" w:lastRow="0" w:firstColumn="1" w:lastColumn="0" w:oddVBand="0" w:evenVBand="0" w:oddHBand="0" w:evenHBand="0" w:firstRowFirstColumn="0" w:firstRowLastColumn="0" w:lastRowFirstColumn="0" w:lastRowLastColumn="0"/>
            <w:tcW w:w="789" w:type="dxa"/>
          </w:tcPr>
          <w:p w14:paraId="5C3B0731" w14:textId="6E8E3A38" w:rsidR="004E3747" w:rsidRPr="0004757F" w:rsidRDefault="004E3747" w:rsidP="00A60821">
            <w:r w:rsidRPr="7CF1DBE9">
              <w:t>10</w:t>
            </w:r>
          </w:p>
        </w:tc>
        <w:tc>
          <w:tcPr>
            <w:tcW w:w="2086" w:type="dxa"/>
          </w:tcPr>
          <w:p w14:paraId="5F8FCC60" w14:textId="74EFAFED" w:rsidR="004E3747" w:rsidRPr="0004757F" w:rsidRDefault="6DAC014A" w:rsidP="00A60821">
            <w:pPr>
              <w:cnfStyle w:val="000000000000" w:firstRow="0" w:lastRow="0" w:firstColumn="0" w:lastColumn="0" w:oddVBand="0" w:evenVBand="0" w:oddHBand="0" w:evenHBand="0" w:firstRowFirstColumn="0" w:firstRowLastColumn="0" w:lastRowFirstColumn="0" w:lastRowLastColumn="0"/>
            </w:pPr>
            <w:r w:rsidRPr="7CF1DBE9">
              <w:t>Sex</w:t>
            </w:r>
          </w:p>
        </w:tc>
        <w:tc>
          <w:tcPr>
            <w:tcW w:w="2160" w:type="dxa"/>
          </w:tcPr>
          <w:p w14:paraId="2AA05618" w14:textId="14C2A864" w:rsidR="004E3747" w:rsidRPr="0004757F" w:rsidRDefault="004B4FD2"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object</w:t>
            </w:r>
          </w:p>
        </w:tc>
        <w:tc>
          <w:tcPr>
            <w:tcW w:w="2280" w:type="dxa"/>
          </w:tcPr>
          <w:p w14:paraId="64139AAD" w14:textId="1D927A29" w:rsidR="004E3747" w:rsidRPr="00177D52" w:rsidRDefault="5D361029"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Mô tả giới tính</w:t>
            </w:r>
          </w:p>
        </w:tc>
        <w:tc>
          <w:tcPr>
            <w:tcW w:w="2400" w:type="dxa"/>
          </w:tcPr>
          <w:p w14:paraId="505B5A70" w14:textId="47F83601" w:rsidR="004E3747" w:rsidRPr="0004757F" w:rsidRDefault="66579C4B"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-Male: nam</w:t>
            </w:r>
          </w:p>
          <w:p w14:paraId="5F21D562" w14:textId="7A291032" w:rsidR="004E3747" w:rsidRPr="0004757F" w:rsidRDefault="66579C4B"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 xml:space="preserve">-Female: </w:t>
            </w:r>
          </w:p>
        </w:tc>
      </w:tr>
      <w:tr w:rsidR="004E3747" w:rsidRPr="0004757F" w14:paraId="20077204" w14:textId="77777777" w:rsidTr="0BD78D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9" w:type="dxa"/>
          </w:tcPr>
          <w:p w14:paraId="40B32D2C" w14:textId="3606B516" w:rsidR="004E3747" w:rsidRPr="0004757F" w:rsidRDefault="004E3747" w:rsidP="00A60821">
            <w:r w:rsidRPr="7CF1DBE9">
              <w:t>11</w:t>
            </w:r>
          </w:p>
        </w:tc>
        <w:tc>
          <w:tcPr>
            <w:tcW w:w="2086" w:type="dxa"/>
          </w:tcPr>
          <w:p w14:paraId="34D8D816" w14:textId="78D85F65" w:rsidR="004E3747" w:rsidRPr="0004757F" w:rsidRDefault="3C9D802A" w:rsidP="00A60821">
            <w:pPr>
              <w:cnfStyle w:val="000000100000" w:firstRow="0" w:lastRow="0" w:firstColumn="0" w:lastColumn="0" w:oddVBand="0" w:evenVBand="0" w:oddHBand="1" w:evenHBand="0" w:firstRowFirstColumn="0" w:firstRowLastColumn="0" w:lastRowFirstColumn="0" w:lastRowLastColumn="0"/>
            </w:pPr>
            <w:r w:rsidRPr="7CF1DBE9">
              <w:t>Capital.gain</w:t>
            </w:r>
          </w:p>
        </w:tc>
        <w:tc>
          <w:tcPr>
            <w:tcW w:w="2160" w:type="dxa"/>
          </w:tcPr>
          <w:p w14:paraId="7DE69B6E" w14:textId="3C32821C" w:rsidR="004E3747" w:rsidRPr="0004757F" w:rsidRDefault="3C9D802A" w:rsidP="00A60821">
            <w:pPr>
              <w:cnfStyle w:val="000000100000" w:firstRow="0" w:lastRow="0" w:firstColumn="0" w:lastColumn="0" w:oddVBand="0" w:evenVBand="0" w:oddHBand="1" w:evenHBand="0" w:firstRowFirstColumn="0" w:firstRowLastColumn="0" w:lastRowFirstColumn="0" w:lastRowLastColumn="0"/>
              <w:rPr>
                <w:lang w:val="en-US"/>
              </w:rPr>
            </w:pPr>
            <w:r w:rsidRPr="7CF1DBE9">
              <w:rPr>
                <w:lang w:val="en-US"/>
              </w:rPr>
              <w:t>int64</w:t>
            </w:r>
          </w:p>
        </w:tc>
        <w:tc>
          <w:tcPr>
            <w:tcW w:w="2280" w:type="dxa"/>
          </w:tcPr>
          <w:p w14:paraId="12E5CA31" w14:textId="1D31396E" w:rsidR="004E3747" w:rsidRPr="0004757F" w:rsidRDefault="410AC26D" w:rsidP="00A60821">
            <w:pPr>
              <w:cnfStyle w:val="000000100000" w:firstRow="0" w:lastRow="0" w:firstColumn="0" w:lastColumn="0" w:oddVBand="0" w:evenVBand="0" w:oddHBand="1" w:evenHBand="0" w:firstRowFirstColumn="0" w:firstRowLastColumn="0" w:lastRowFirstColumn="0" w:lastRowLastColumn="0"/>
              <w:rPr>
                <w:lang w:val="en-US"/>
              </w:rPr>
            </w:pPr>
            <w:r w:rsidRPr="7CF1DBE9">
              <w:rPr>
                <w:lang w:val="en-US"/>
              </w:rPr>
              <w:t>Lợi nhuận từ vốn của mỗi cá nhân</w:t>
            </w:r>
          </w:p>
        </w:tc>
        <w:tc>
          <w:tcPr>
            <w:tcW w:w="2400" w:type="dxa"/>
          </w:tcPr>
          <w:p w14:paraId="148A7DC4" w14:textId="53695682" w:rsidR="00177D52" w:rsidRPr="0004757F" w:rsidRDefault="00177D52" w:rsidP="00A60821">
            <w:pPr>
              <w:cnfStyle w:val="000000100000" w:firstRow="0" w:lastRow="0" w:firstColumn="0" w:lastColumn="0" w:oddVBand="0" w:evenVBand="0" w:oddHBand="1" w:evenHBand="0" w:firstRowFirstColumn="0" w:firstRowLastColumn="0" w:lastRowFirstColumn="0" w:lastRowLastColumn="0"/>
              <w:rPr>
                <w:lang w:val="en-US"/>
              </w:rPr>
            </w:pPr>
          </w:p>
        </w:tc>
      </w:tr>
      <w:tr w:rsidR="004E3747" w:rsidRPr="0004757F" w14:paraId="3E588393" w14:textId="77777777" w:rsidTr="0BD78D6B">
        <w:trPr>
          <w:trHeight w:val="300"/>
        </w:trPr>
        <w:tc>
          <w:tcPr>
            <w:cnfStyle w:val="001000000000" w:firstRow="0" w:lastRow="0" w:firstColumn="1" w:lastColumn="0" w:oddVBand="0" w:evenVBand="0" w:oddHBand="0" w:evenHBand="0" w:firstRowFirstColumn="0" w:firstRowLastColumn="0" w:lastRowFirstColumn="0" w:lastRowLastColumn="0"/>
            <w:tcW w:w="789" w:type="dxa"/>
          </w:tcPr>
          <w:p w14:paraId="44FCA850" w14:textId="54692B7C" w:rsidR="004E3747" w:rsidRPr="0004757F" w:rsidRDefault="004E3747" w:rsidP="00A60821">
            <w:r w:rsidRPr="7CF1DBE9">
              <w:t>12</w:t>
            </w:r>
          </w:p>
        </w:tc>
        <w:tc>
          <w:tcPr>
            <w:tcW w:w="2086" w:type="dxa"/>
          </w:tcPr>
          <w:p w14:paraId="2BD1E19A" w14:textId="080BB794" w:rsidR="004E3747" w:rsidRPr="0004757F" w:rsidRDefault="3DCF0574" w:rsidP="00A60821">
            <w:pPr>
              <w:cnfStyle w:val="000000000000" w:firstRow="0" w:lastRow="0" w:firstColumn="0" w:lastColumn="0" w:oddVBand="0" w:evenVBand="0" w:oddHBand="0" w:evenHBand="0" w:firstRowFirstColumn="0" w:firstRowLastColumn="0" w:lastRowFirstColumn="0" w:lastRowLastColumn="0"/>
            </w:pPr>
            <w:r w:rsidRPr="7CF1DBE9">
              <w:t>Capital.loss</w:t>
            </w:r>
          </w:p>
        </w:tc>
        <w:tc>
          <w:tcPr>
            <w:tcW w:w="2160" w:type="dxa"/>
          </w:tcPr>
          <w:p w14:paraId="2DC890EF" w14:textId="7E6CFC0A" w:rsidR="004E3747" w:rsidRPr="0004757F" w:rsidRDefault="3DCF0574"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int64</w:t>
            </w:r>
          </w:p>
        </w:tc>
        <w:tc>
          <w:tcPr>
            <w:tcW w:w="2280" w:type="dxa"/>
          </w:tcPr>
          <w:p w14:paraId="026CFF50" w14:textId="5670B799" w:rsidR="004E3747" w:rsidRPr="00177D52" w:rsidRDefault="41C8B2E2"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Số tiền mất mát về vốn</w:t>
            </w:r>
          </w:p>
        </w:tc>
        <w:tc>
          <w:tcPr>
            <w:tcW w:w="2400" w:type="dxa"/>
          </w:tcPr>
          <w:p w14:paraId="2A8B556A" w14:textId="11127F90" w:rsidR="004E3747" w:rsidRPr="0004757F" w:rsidRDefault="004E3747" w:rsidP="00A60821">
            <w:pPr>
              <w:cnfStyle w:val="000000000000" w:firstRow="0" w:lastRow="0" w:firstColumn="0" w:lastColumn="0" w:oddVBand="0" w:evenVBand="0" w:oddHBand="0" w:evenHBand="0" w:firstRowFirstColumn="0" w:firstRowLastColumn="0" w:lastRowFirstColumn="0" w:lastRowLastColumn="0"/>
              <w:rPr>
                <w:lang w:val="en-US"/>
              </w:rPr>
            </w:pPr>
          </w:p>
        </w:tc>
      </w:tr>
      <w:tr w:rsidR="004E3747" w:rsidRPr="0004757F" w14:paraId="19059445" w14:textId="77777777" w:rsidTr="0BD78D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9" w:type="dxa"/>
          </w:tcPr>
          <w:p w14:paraId="5C557CD2" w14:textId="2573CE82" w:rsidR="004E3747" w:rsidRPr="0004757F" w:rsidRDefault="004E3747" w:rsidP="00A60821">
            <w:r w:rsidRPr="7CF1DBE9">
              <w:lastRenderedPageBreak/>
              <w:t>13</w:t>
            </w:r>
          </w:p>
        </w:tc>
        <w:tc>
          <w:tcPr>
            <w:tcW w:w="2086" w:type="dxa"/>
          </w:tcPr>
          <w:p w14:paraId="56A2725C" w14:textId="245E7511" w:rsidR="004E3747" w:rsidRPr="0004757F" w:rsidRDefault="3481E80F" w:rsidP="00A60821">
            <w:pPr>
              <w:cnfStyle w:val="000000100000" w:firstRow="0" w:lastRow="0" w:firstColumn="0" w:lastColumn="0" w:oddVBand="0" w:evenVBand="0" w:oddHBand="1" w:evenHBand="0" w:firstRowFirstColumn="0" w:firstRowLastColumn="0" w:lastRowFirstColumn="0" w:lastRowLastColumn="0"/>
            </w:pPr>
            <w:r w:rsidRPr="7CF1DBE9">
              <w:t>Hours.per.week</w:t>
            </w:r>
          </w:p>
        </w:tc>
        <w:tc>
          <w:tcPr>
            <w:tcW w:w="2160" w:type="dxa"/>
          </w:tcPr>
          <w:p w14:paraId="310A06BE" w14:textId="034B0959" w:rsidR="004E3747" w:rsidRPr="0004757F" w:rsidRDefault="7D212A95" w:rsidP="00A60821">
            <w:pPr>
              <w:cnfStyle w:val="000000100000" w:firstRow="0" w:lastRow="0" w:firstColumn="0" w:lastColumn="0" w:oddVBand="0" w:evenVBand="0" w:oddHBand="1" w:evenHBand="0" w:firstRowFirstColumn="0" w:firstRowLastColumn="0" w:lastRowFirstColumn="0" w:lastRowLastColumn="0"/>
              <w:rPr>
                <w:lang w:val="en-US"/>
              </w:rPr>
            </w:pPr>
            <w:r w:rsidRPr="7CF1DBE9">
              <w:rPr>
                <w:lang w:val="en-US"/>
              </w:rPr>
              <w:t>int64</w:t>
            </w:r>
          </w:p>
        </w:tc>
        <w:tc>
          <w:tcPr>
            <w:tcW w:w="2280" w:type="dxa"/>
          </w:tcPr>
          <w:p w14:paraId="68B18043" w14:textId="520F116B" w:rsidR="004E3747" w:rsidRPr="00177D52" w:rsidRDefault="7745BC02" w:rsidP="00A60821">
            <w:pPr>
              <w:cnfStyle w:val="000000100000" w:firstRow="0" w:lastRow="0" w:firstColumn="0" w:lastColumn="0" w:oddVBand="0" w:evenVBand="0" w:oddHBand="1" w:evenHBand="0" w:firstRowFirstColumn="0" w:firstRowLastColumn="0" w:lastRowFirstColumn="0" w:lastRowLastColumn="0"/>
              <w:rPr>
                <w:lang w:val="en-US"/>
              </w:rPr>
            </w:pPr>
            <w:r w:rsidRPr="7CF1DBE9">
              <w:rPr>
                <w:lang w:val="en-US"/>
              </w:rPr>
              <w:t>Số giờ làm việc hàng tuần</w:t>
            </w:r>
          </w:p>
        </w:tc>
        <w:tc>
          <w:tcPr>
            <w:tcW w:w="2400" w:type="dxa"/>
          </w:tcPr>
          <w:p w14:paraId="7C9270FD" w14:textId="61856D5A" w:rsidR="004E3747" w:rsidRPr="0004757F" w:rsidRDefault="004E3747" w:rsidP="00A60821">
            <w:pPr>
              <w:cnfStyle w:val="000000100000" w:firstRow="0" w:lastRow="0" w:firstColumn="0" w:lastColumn="0" w:oddVBand="0" w:evenVBand="0" w:oddHBand="1" w:evenHBand="0" w:firstRowFirstColumn="0" w:firstRowLastColumn="0" w:lastRowFirstColumn="0" w:lastRowLastColumn="0"/>
              <w:rPr>
                <w:lang w:val="en-US"/>
              </w:rPr>
            </w:pPr>
          </w:p>
        </w:tc>
      </w:tr>
      <w:tr w:rsidR="004E3747" w:rsidRPr="0004757F" w14:paraId="00DC28FA" w14:textId="77777777" w:rsidTr="0BD78D6B">
        <w:trPr>
          <w:trHeight w:val="300"/>
        </w:trPr>
        <w:tc>
          <w:tcPr>
            <w:cnfStyle w:val="001000000000" w:firstRow="0" w:lastRow="0" w:firstColumn="1" w:lastColumn="0" w:oddVBand="0" w:evenVBand="0" w:oddHBand="0" w:evenHBand="0" w:firstRowFirstColumn="0" w:firstRowLastColumn="0" w:lastRowFirstColumn="0" w:lastRowLastColumn="0"/>
            <w:tcW w:w="789" w:type="dxa"/>
          </w:tcPr>
          <w:p w14:paraId="1FBB72F1" w14:textId="1725C373" w:rsidR="004E3747" w:rsidRPr="0004757F" w:rsidRDefault="004E3747" w:rsidP="00A60821">
            <w:r w:rsidRPr="7CF1DBE9">
              <w:t>14</w:t>
            </w:r>
          </w:p>
        </w:tc>
        <w:tc>
          <w:tcPr>
            <w:tcW w:w="2086" w:type="dxa"/>
          </w:tcPr>
          <w:p w14:paraId="75354D3B" w14:textId="687C77E2" w:rsidR="004E3747" w:rsidRPr="0004757F" w:rsidRDefault="6A88FFD1" w:rsidP="00A60821">
            <w:pPr>
              <w:cnfStyle w:val="000000000000" w:firstRow="0" w:lastRow="0" w:firstColumn="0" w:lastColumn="0" w:oddVBand="0" w:evenVBand="0" w:oddHBand="0" w:evenHBand="0" w:firstRowFirstColumn="0" w:firstRowLastColumn="0" w:lastRowFirstColumn="0" w:lastRowLastColumn="0"/>
            </w:pPr>
            <w:r w:rsidRPr="7CF1DBE9">
              <w:t>Native.country</w:t>
            </w:r>
          </w:p>
        </w:tc>
        <w:tc>
          <w:tcPr>
            <w:tcW w:w="2160" w:type="dxa"/>
          </w:tcPr>
          <w:p w14:paraId="18E0CDCB" w14:textId="40616908" w:rsidR="004E3747" w:rsidRPr="0004757F" w:rsidRDefault="3D7B11A0"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object</w:t>
            </w:r>
          </w:p>
        </w:tc>
        <w:tc>
          <w:tcPr>
            <w:tcW w:w="2280" w:type="dxa"/>
          </w:tcPr>
          <w:p w14:paraId="034393E1" w14:textId="79013F8D" w:rsidR="004E3747" w:rsidRPr="00177D52" w:rsidRDefault="40CB8F03" w:rsidP="00A60821">
            <w:pPr>
              <w:cnfStyle w:val="000000000000" w:firstRow="0" w:lastRow="0" w:firstColumn="0" w:lastColumn="0" w:oddVBand="0" w:evenVBand="0" w:oddHBand="0" w:evenHBand="0" w:firstRowFirstColumn="0" w:firstRowLastColumn="0" w:lastRowFirstColumn="0" w:lastRowLastColumn="0"/>
              <w:rPr>
                <w:lang w:val="en-US"/>
              </w:rPr>
            </w:pPr>
            <w:r w:rsidRPr="7CF1DBE9">
              <w:rPr>
                <w:lang w:val="en-US"/>
              </w:rPr>
              <w:t>Quốc gia nguyên quán</w:t>
            </w:r>
          </w:p>
        </w:tc>
        <w:tc>
          <w:tcPr>
            <w:tcW w:w="2400" w:type="dxa"/>
          </w:tcPr>
          <w:p w14:paraId="528CDBE1" w14:textId="04CFE686" w:rsidR="004E3747" w:rsidRPr="0004757F" w:rsidRDefault="004E3747" w:rsidP="00A60821">
            <w:pPr>
              <w:cnfStyle w:val="000000000000" w:firstRow="0" w:lastRow="0" w:firstColumn="0" w:lastColumn="0" w:oddVBand="0" w:evenVBand="0" w:oddHBand="0" w:evenHBand="0" w:firstRowFirstColumn="0" w:firstRowLastColumn="0" w:lastRowFirstColumn="0" w:lastRowLastColumn="0"/>
              <w:rPr>
                <w:lang w:val="en-US"/>
              </w:rPr>
            </w:pPr>
          </w:p>
        </w:tc>
      </w:tr>
      <w:tr w:rsidR="004E3747" w:rsidRPr="0004757F" w14:paraId="53306853" w14:textId="77777777" w:rsidTr="0BD78D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9" w:type="dxa"/>
          </w:tcPr>
          <w:p w14:paraId="04107A64" w14:textId="1482B1E3" w:rsidR="004E3747" w:rsidRPr="0004757F" w:rsidRDefault="004E3747" w:rsidP="00A60821">
            <w:r w:rsidRPr="7CF1DBE9">
              <w:t>15</w:t>
            </w:r>
          </w:p>
        </w:tc>
        <w:tc>
          <w:tcPr>
            <w:tcW w:w="2086" w:type="dxa"/>
          </w:tcPr>
          <w:p w14:paraId="0733F78B" w14:textId="404B6D71" w:rsidR="004E3747" w:rsidRPr="0004757F" w:rsidRDefault="73AA23BB" w:rsidP="00A60821">
            <w:pPr>
              <w:cnfStyle w:val="000000100000" w:firstRow="0" w:lastRow="0" w:firstColumn="0" w:lastColumn="0" w:oddVBand="0" w:evenVBand="0" w:oddHBand="1" w:evenHBand="0" w:firstRowFirstColumn="0" w:firstRowLastColumn="0" w:lastRowFirstColumn="0" w:lastRowLastColumn="0"/>
            </w:pPr>
            <w:r w:rsidRPr="7CF1DBE9">
              <w:t>Income</w:t>
            </w:r>
          </w:p>
        </w:tc>
        <w:tc>
          <w:tcPr>
            <w:tcW w:w="2160" w:type="dxa"/>
          </w:tcPr>
          <w:p w14:paraId="6FAC3F39" w14:textId="2CED82B5" w:rsidR="004E3747" w:rsidRPr="0004757F" w:rsidRDefault="004B4FD2" w:rsidP="00A60821">
            <w:pPr>
              <w:cnfStyle w:val="000000100000" w:firstRow="0" w:lastRow="0" w:firstColumn="0" w:lastColumn="0" w:oddVBand="0" w:evenVBand="0" w:oddHBand="1" w:evenHBand="0" w:firstRowFirstColumn="0" w:firstRowLastColumn="0" w:lastRowFirstColumn="0" w:lastRowLastColumn="0"/>
              <w:rPr>
                <w:lang w:val="en-US"/>
              </w:rPr>
            </w:pPr>
            <w:r w:rsidRPr="7CF1DBE9">
              <w:rPr>
                <w:lang w:val="en-US"/>
              </w:rPr>
              <w:t>object</w:t>
            </w:r>
          </w:p>
        </w:tc>
        <w:tc>
          <w:tcPr>
            <w:tcW w:w="2280" w:type="dxa"/>
          </w:tcPr>
          <w:p w14:paraId="3E026298" w14:textId="271607F8" w:rsidR="004E3747" w:rsidRPr="00EA3401" w:rsidRDefault="104240D6" w:rsidP="00A60821">
            <w:pPr>
              <w:cnfStyle w:val="000000100000" w:firstRow="0" w:lastRow="0" w:firstColumn="0" w:lastColumn="0" w:oddVBand="0" w:evenVBand="0" w:oddHBand="1" w:evenHBand="0" w:firstRowFirstColumn="0" w:firstRowLastColumn="0" w:lastRowFirstColumn="0" w:lastRowLastColumn="0"/>
              <w:rPr>
                <w:lang w:val="en-US"/>
              </w:rPr>
            </w:pPr>
            <w:r w:rsidRPr="7CF1DBE9">
              <w:rPr>
                <w:lang w:val="en-US"/>
              </w:rPr>
              <w:t>Thu nhập cá nhân</w:t>
            </w:r>
          </w:p>
        </w:tc>
        <w:tc>
          <w:tcPr>
            <w:tcW w:w="2400" w:type="dxa"/>
          </w:tcPr>
          <w:p w14:paraId="7C8D48D7" w14:textId="507EA98E" w:rsidR="004E3747" w:rsidRPr="0004757F" w:rsidRDefault="004E3747" w:rsidP="00A60821">
            <w:pPr>
              <w:cnfStyle w:val="000000100000" w:firstRow="0" w:lastRow="0" w:firstColumn="0" w:lastColumn="0" w:oddVBand="0" w:evenVBand="0" w:oddHBand="1" w:evenHBand="0" w:firstRowFirstColumn="0" w:firstRowLastColumn="0" w:lastRowFirstColumn="0" w:lastRowLastColumn="0"/>
              <w:rPr>
                <w:lang w:val="en-US"/>
              </w:rPr>
            </w:pPr>
          </w:p>
        </w:tc>
      </w:tr>
    </w:tbl>
    <w:p w14:paraId="123AABBA" w14:textId="076CF151" w:rsidR="51312D48" w:rsidRDefault="51312D48"/>
    <w:p w14:paraId="7D98A600" w14:textId="75E25454" w:rsidR="108F794C" w:rsidRDefault="108F794C"/>
    <w:p w14:paraId="37E74D95" w14:textId="7321A172" w:rsidR="00BA2A7B" w:rsidRPr="0004757F" w:rsidRDefault="007E6323" w:rsidP="108F794C">
      <w:pPr>
        <w:pStyle w:val="Heading3"/>
        <w:spacing w:line="360" w:lineRule="auto"/>
        <w:rPr>
          <w:rFonts w:eastAsia="Times New Roman"/>
          <w:b/>
          <w:bCs/>
          <w:color w:val="4472C4" w:themeColor="accent1"/>
          <w:sz w:val="32"/>
          <w:szCs w:val="32"/>
          <w:lang w:val="en-US"/>
        </w:rPr>
      </w:pPr>
      <w:bookmarkStart w:id="5" w:name="_Toc167402996"/>
      <w:r w:rsidRPr="108F794C">
        <w:rPr>
          <w:rFonts w:eastAsia="Times New Roman"/>
          <w:b/>
          <w:bCs/>
          <w:color w:val="4472C4" w:themeColor="accent1"/>
          <w:sz w:val="32"/>
          <w:szCs w:val="32"/>
          <w:lang w:val="en-US"/>
        </w:rPr>
        <w:t>1.</w:t>
      </w:r>
      <w:r w:rsidR="00811FFE" w:rsidRPr="108F794C">
        <w:rPr>
          <w:rFonts w:eastAsia="Times New Roman"/>
          <w:b/>
          <w:bCs/>
          <w:color w:val="4472C4" w:themeColor="accent1"/>
          <w:sz w:val="32"/>
          <w:szCs w:val="32"/>
          <w:lang w:val="en-US"/>
        </w:rPr>
        <w:t>3</w:t>
      </w:r>
      <w:r w:rsidRPr="108F794C">
        <w:rPr>
          <w:rFonts w:eastAsia="Times New Roman"/>
          <w:b/>
          <w:bCs/>
          <w:color w:val="4472C4" w:themeColor="accent1"/>
          <w:sz w:val="32"/>
          <w:szCs w:val="32"/>
          <w:lang w:val="en-US"/>
        </w:rPr>
        <w:t xml:space="preserve"> </w:t>
      </w:r>
      <w:r w:rsidR="00811FFE" w:rsidRPr="108F794C">
        <w:rPr>
          <w:rFonts w:eastAsia="Times New Roman"/>
          <w:b/>
          <w:bCs/>
          <w:color w:val="4472C4" w:themeColor="accent1"/>
          <w:sz w:val="32"/>
          <w:szCs w:val="32"/>
          <w:lang w:val="en-US"/>
        </w:rPr>
        <w:t>Đặc điểm của dữ liệu</w:t>
      </w:r>
      <w:bookmarkEnd w:id="5"/>
    </w:p>
    <w:p w14:paraId="30535A5C" w14:textId="2EE37D93" w:rsidR="00D01D8E" w:rsidRDefault="00CC3F6E" w:rsidP="00CC3F6E">
      <w:pPr>
        <w:rPr>
          <w:lang w:val="en-US"/>
        </w:rPr>
      </w:pPr>
      <w:r>
        <w:rPr>
          <w:noProof/>
        </w:rPr>
        <w:drawing>
          <wp:inline distT="0" distB="0" distL="0" distR="0" wp14:anchorId="0301BE16" wp14:editId="5CD0D04B">
            <wp:extent cx="4839375" cy="6011114"/>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33">
                      <a:extLst>
                        <a:ext uri="{28A0092B-C50C-407E-A947-70E740481C1C}">
                          <a14:useLocalDpi xmlns:a14="http://schemas.microsoft.com/office/drawing/2010/main" val="0"/>
                        </a:ext>
                      </a:extLst>
                    </a:blip>
                    <a:stretch>
                      <a:fillRect/>
                    </a:stretch>
                  </pic:blipFill>
                  <pic:spPr>
                    <a:xfrm>
                      <a:off x="0" y="0"/>
                      <a:ext cx="4839375" cy="6011114"/>
                    </a:xfrm>
                    <a:prstGeom prst="rect">
                      <a:avLst/>
                    </a:prstGeom>
                  </pic:spPr>
                </pic:pic>
              </a:graphicData>
            </a:graphic>
          </wp:inline>
        </w:drawing>
      </w:r>
    </w:p>
    <w:p w14:paraId="7469CF74" w14:textId="2EE37D93" w:rsidR="00360D46" w:rsidRDefault="00C93A10" w:rsidP="00360D46">
      <w:pPr>
        <w:rPr>
          <w:lang w:val="en-US"/>
        </w:rPr>
      </w:pPr>
      <w:r>
        <w:rPr>
          <w:lang w:val="en-US"/>
        </w:rPr>
        <w:t xml:space="preserve">Tóm tắt thống kê của tập dữ liệu </w:t>
      </w:r>
      <w:r w:rsidR="00360D46">
        <w:rPr>
          <w:lang w:val="en-US"/>
        </w:rPr>
        <w:t xml:space="preserve">cho biết </w:t>
      </w:r>
    </w:p>
    <w:p w14:paraId="3FF7C5A8" w14:textId="2EE37D93" w:rsidR="00360D46" w:rsidRPr="00360D46" w:rsidRDefault="00360D46" w:rsidP="00360D46">
      <w:pPr>
        <w:rPr>
          <w:lang w:val="en-US"/>
        </w:rPr>
      </w:pPr>
      <w:r>
        <w:rPr>
          <w:lang w:val="en-US"/>
        </w:rPr>
        <w:t>- S</w:t>
      </w:r>
      <w:r w:rsidRPr="00360D46">
        <w:rPr>
          <w:lang w:val="en-US"/>
        </w:rPr>
        <w:t>ố lượng giá trị không null (count)</w:t>
      </w:r>
    </w:p>
    <w:p w14:paraId="1F66A283" w14:textId="2EE37D93" w:rsidR="00360D46" w:rsidRPr="00360D46" w:rsidRDefault="00360D46" w:rsidP="00360D46">
      <w:pPr>
        <w:rPr>
          <w:lang w:val="en-US"/>
        </w:rPr>
      </w:pPr>
      <w:r>
        <w:rPr>
          <w:lang w:val="en-US"/>
        </w:rPr>
        <w:lastRenderedPageBreak/>
        <w:t xml:space="preserve">- </w:t>
      </w:r>
      <w:r w:rsidRPr="00360D46">
        <w:rPr>
          <w:lang w:val="en-US"/>
        </w:rPr>
        <w:t>Số lượng giá trị duy nhất (unique) (chỉ cho kiểu object)</w:t>
      </w:r>
    </w:p>
    <w:p w14:paraId="3F754552" w14:textId="2EE37D93" w:rsidR="00360D46" w:rsidRPr="00360D46" w:rsidRDefault="00360D46" w:rsidP="00360D46">
      <w:pPr>
        <w:rPr>
          <w:lang w:val="en-US"/>
        </w:rPr>
      </w:pPr>
      <w:r>
        <w:rPr>
          <w:lang w:val="en-US"/>
        </w:rPr>
        <w:t xml:space="preserve">- </w:t>
      </w:r>
      <w:r w:rsidRPr="00360D46">
        <w:rPr>
          <w:lang w:val="en-US"/>
        </w:rPr>
        <w:t>Giá trị phổ biến nhất (top) (chỉ cho kiểu object)</w:t>
      </w:r>
    </w:p>
    <w:p w14:paraId="10F12A71" w14:textId="2EE37D93" w:rsidR="00360D46" w:rsidRPr="00360D46" w:rsidRDefault="00360D46" w:rsidP="00360D46">
      <w:pPr>
        <w:rPr>
          <w:lang w:val="en-US"/>
        </w:rPr>
      </w:pPr>
      <w:r>
        <w:rPr>
          <w:lang w:val="en-US"/>
        </w:rPr>
        <w:t xml:space="preserve">- </w:t>
      </w:r>
      <w:r w:rsidRPr="00360D46">
        <w:rPr>
          <w:lang w:val="en-US"/>
        </w:rPr>
        <w:t>Tần số của giá trị phổ biến nhất (freq) (chỉ cho kiểu object)</w:t>
      </w:r>
    </w:p>
    <w:p w14:paraId="0EF5E7C0" w14:textId="2EE37D93" w:rsidR="00360D46" w:rsidRPr="00360D46" w:rsidRDefault="00360D46" w:rsidP="00360D46">
      <w:pPr>
        <w:rPr>
          <w:lang w:val="en-US"/>
        </w:rPr>
      </w:pPr>
      <w:r>
        <w:rPr>
          <w:lang w:val="en-US"/>
        </w:rPr>
        <w:t xml:space="preserve">- </w:t>
      </w:r>
      <w:r w:rsidRPr="00360D46">
        <w:rPr>
          <w:lang w:val="en-US"/>
        </w:rPr>
        <w:t>Giá trị trung bình (mean) (chỉ cho kiểu số)</w:t>
      </w:r>
    </w:p>
    <w:p w14:paraId="0AC87B28" w14:textId="2EE37D93" w:rsidR="00360D46" w:rsidRPr="00360D46" w:rsidRDefault="00F4197F" w:rsidP="00360D46">
      <w:pPr>
        <w:rPr>
          <w:lang w:val="en-US"/>
        </w:rPr>
      </w:pPr>
      <w:r>
        <w:rPr>
          <w:lang w:val="en-US"/>
        </w:rPr>
        <w:t xml:space="preserve">- </w:t>
      </w:r>
      <w:r w:rsidR="00360D46" w:rsidRPr="00360D46">
        <w:rPr>
          <w:lang w:val="en-US"/>
        </w:rPr>
        <w:t>Độ lệch chuẩn (std) (chỉ cho kiểu số)</w:t>
      </w:r>
    </w:p>
    <w:p w14:paraId="48296F2B" w14:textId="2EE37D93" w:rsidR="00360D46" w:rsidRPr="00360D46" w:rsidRDefault="00F4197F" w:rsidP="00360D46">
      <w:pPr>
        <w:rPr>
          <w:lang w:val="en-US"/>
        </w:rPr>
      </w:pPr>
      <w:r>
        <w:rPr>
          <w:lang w:val="en-US"/>
        </w:rPr>
        <w:t xml:space="preserve">- </w:t>
      </w:r>
      <w:r w:rsidR="00360D46" w:rsidRPr="00360D46">
        <w:rPr>
          <w:lang w:val="en-US"/>
        </w:rPr>
        <w:t>Giá trị nhỏ nhất (min) (chỉ cho kiểu số)</w:t>
      </w:r>
    </w:p>
    <w:p w14:paraId="789AA2F4" w14:textId="2EE37D93" w:rsidR="00360D46" w:rsidRPr="00360D46" w:rsidRDefault="00F4197F" w:rsidP="00360D46">
      <w:pPr>
        <w:rPr>
          <w:lang w:val="en-US"/>
        </w:rPr>
      </w:pPr>
      <w:r>
        <w:rPr>
          <w:lang w:val="en-US"/>
        </w:rPr>
        <w:t xml:space="preserve">- </w:t>
      </w:r>
      <w:r w:rsidR="00360D46" w:rsidRPr="00360D46">
        <w:rPr>
          <w:lang w:val="en-US"/>
        </w:rPr>
        <w:t>Các phần trăm vị trí (25%, 50%, 75%) (chỉ cho kiểu số)</w:t>
      </w:r>
    </w:p>
    <w:p w14:paraId="6350C4D2" w14:textId="72DBBD25" w:rsidR="00CC3F6E" w:rsidRDefault="00F4197F" w:rsidP="00360D46">
      <w:pPr>
        <w:rPr>
          <w:lang w:val="en-US"/>
        </w:rPr>
      </w:pPr>
      <w:r>
        <w:rPr>
          <w:lang w:val="en-US"/>
        </w:rPr>
        <w:t xml:space="preserve">- </w:t>
      </w:r>
      <w:r w:rsidR="00360D46" w:rsidRPr="00360D46">
        <w:rPr>
          <w:lang w:val="en-US"/>
        </w:rPr>
        <w:t>Giá trị lớn nhất (max) (chỉ cho kiểu số)</w:t>
      </w:r>
    </w:p>
    <w:p w14:paraId="364CA991" w14:textId="72DBBD25" w:rsidR="00F0731E" w:rsidRDefault="00F0731E" w:rsidP="00360D46">
      <w:pPr>
        <w:rPr>
          <w:lang w:val="en-US"/>
        </w:rPr>
      </w:pPr>
      <w:r>
        <w:rPr>
          <w:noProof/>
        </w:rPr>
        <w:drawing>
          <wp:inline distT="0" distB="0" distL="0" distR="0" wp14:anchorId="2D9F7968" wp14:editId="5DEA3AB2">
            <wp:extent cx="5731510" cy="3085465"/>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34">
                      <a:extLst>
                        <a:ext uri="{28A0092B-C50C-407E-A947-70E740481C1C}">
                          <a14:useLocalDpi xmlns:a14="http://schemas.microsoft.com/office/drawing/2010/main" val="0"/>
                        </a:ext>
                      </a:extLst>
                    </a:blip>
                    <a:stretch>
                      <a:fillRect/>
                    </a:stretch>
                  </pic:blipFill>
                  <pic:spPr>
                    <a:xfrm>
                      <a:off x="0" y="0"/>
                      <a:ext cx="5731510" cy="3085465"/>
                    </a:xfrm>
                    <a:prstGeom prst="rect">
                      <a:avLst/>
                    </a:prstGeom>
                  </pic:spPr>
                </pic:pic>
              </a:graphicData>
            </a:graphic>
          </wp:inline>
        </w:drawing>
      </w:r>
    </w:p>
    <w:p w14:paraId="4F3AD09B" w14:textId="78DECBB4" w:rsidR="00F0731E" w:rsidRDefault="00050212" w:rsidP="00192264">
      <w:pPr>
        <w:ind w:firstLine="720"/>
        <w:rPr>
          <w:lang w:val="en-US"/>
        </w:rPr>
      </w:pPr>
      <w:r>
        <w:rPr>
          <w:lang w:val="en-US"/>
        </w:rPr>
        <w:t>Danh sách các biến số và các biến phân loại</w:t>
      </w:r>
    </w:p>
    <w:p w14:paraId="00C3F13F" w14:textId="01E1BE0E" w:rsidR="00050212" w:rsidRDefault="0097376E" w:rsidP="00360D46">
      <w:pPr>
        <w:rPr>
          <w:lang w:val="en-US"/>
        </w:rPr>
      </w:pPr>
      <w:r>
        <w:rPr>
          <w:noProof/>
        </w:rPr>
        <w:drawing>
          <wp:inline distT="0" distB="0" distL="0" distR="0" wp14:anchorId="1F8B1E98" wp14:editId="7F1AE884">
            <wp:extent cx="5731510" cy="85979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35">
                      <a:extLst>
                        <a:ext uri="{28A0092B-C50C-407E-A947-70E740481C1C}">
                          <a14:useLocalDpi xmlns:a14="http://schemas.microsoft.com/office/drawing/2010/main" val="0"/>
                        </a:ext>
                      </a:extLst>
                    </a:blip>
                    <a:stretch>
                      <a:fillRect/>
                    </a:stretch>
                  </pic:blipFill>
                  <pic:spPr>
                    <a:xfrm>
                      <a:off x="0" y="0"/>
                      <a:ext cx="5731510" cy="859790"/>
                    </a:xfrm>
                    <a:prstGeom prst="rect">
                      <a:avLst/>
                    </a:prstGeom>
                  </pic:spPr>
                </pic:pic>
              </a:graphicData>
            </a:graphic>
          </wp:inline>
        </w:drawing>
      </w:r>
    </w:p>
    <w:p w14:paraId="55D0B671" w14:textId="581FA300" w:rsidR="0097376E" w:rsidRDefault="00B73799" w:rsidP="00192264">
      <w:pPr>
        <w:ind w:firstLine="720"/>
      </w:pPr>
      <w:r>
        <w:rPr>
          <w:lang w:val="en-US"/>
        </w:rPr>
        <w:t>T</w:t>
      </w:r>
      <w:r>
        <w:t>rực quan hóa các đặc trưng số (numerical features</w:t>
      </w:r>
      <w:r w:rsidR="007B23D1">
        <w:rPr>
          <w:lang w:val="en-US"/>
        </w:rPr>
        <w:t>)</w:t>
      </w:r>
      <w:r>
        <w:t xml:space="preserve"> bằng cách sử dụng các biểu đồ histogram</w:t>
      </w:r>
      <w:r>
        <w:rPr>
          <w:lang w:val="en-US"/>
        </w:rPr>
        <w:t xml:space="preserve"> </w:t>
      </w:r>
      <w:r w:rsidR="007B23D1">
        <w:t>Mục đích của việc này là để phân tích phân phối của các đặc trưng đó trong tập dữ liệu.</w:t>
      </w:r>
    </w:p>
    <w:p w14:paraId="3443D16C" w14:textId="508C12BA" w:rsidR="007B23D1" w:rsidRDefault="009617E1" w:rsidP="00360D46">
      <w:pPr>
        <w:rPr>
          <w:lang w:val="en-US"/>
        </w:rPr>
      </w:pPr>
      <w:r>
        <w:rPr>
          <w:noProof/>
        </w:rPr>
        <w:lastRenderedPageBreak/>
        <w:drawing>
          <wp:inline distT="0" distB="0" distL="0" distR="0" wp14:anchorId="2D3E66B0" wp14:editId="4BAA93D1">
            <wp:extent cx="5731510" cy="18669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36">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inline>
        </w:drawing>
      </w:r>
    </w:p>
    <w:p w14:paraId="1D500417" w14:textId="20B4B392" w:rsidR="009617E1" w:rsidRDefault="0055712D" w:rsidP="00192264">
      <w:pPr>
        <w:ind w:firstLine="720"/>
        <w:rPr>
          <w:lang w:val="en-US"/>
        </w:rPr>
      </w:pPr>
      <w:r>
        <w:rPr>
          <w:lang w:val="en-US"/>
        </w:rPr>
        <w:t xml:space="preserve">Độ tuổi (Age) thấp nhất là 17 tuổi và caoa nhất là 90 tuổi. </w:t>
      </w:r>
      <w:r w:rsidR="00AE155C">
        <w:rPr>
          <w:lang w:val="en-US"/>
        </w:rPr>
        <w:t>Trong tập dữ liệu, độ tuổi chiếm nhiều nhất là từ 17</w:t>
      </w:r>
      <w:r w:rsidR="006B08EF">
        <w:rPr>
          <w:lang w:val="en-US"/>
        </w:rPr>
        <w:t xml:space="preserve"> – 45. Độ tuổi chiếm ít nhất là </w:t>
      </w:r>
      <w:r w:rsidR="000C4C02">
        <w:rPr>
          <w:lang w:val="en-US"/>
        </w:rPr>
        <w:t>60-80</w:t>
      </w:r>
    </w:p>
    <w:p w14:paraId="67091924" w14:textId="2A020F56" w:rsidR="00264DFC" w:rsidRDefault="00192264" w:rsidP="008734F7">
      <w:pPr>
        <w:spacing w:line="360" w:lineRule="auto"/>
        <w:jc w:val="both"/>
        <w:rPr>
          <w:lang w:val="en-US"/>
        </w:rPr>
      </w:pPr>
      <w:r>
        <w:rPr>
          <w:lang w:val="en-US"/>
        </w:rPr>
        <w:tab/>
      </w:r>
      <w:r w:rsidRPr="00192264">
        <w:rPr>
          <w:lang w:val="en-US"/>
        </w:rPr>
        <w:t>Trọng số cuối cùng</w:t>
      </w:r>
      <w:r>
        <w:rPr>
          <w:lang w:val="en-US"/>
        </w:rPr>
        <w:t xml:space="preserve"> - finalweight</w:t>
      </w:r>
      <w:r w:rsidRPr="00192264">
        <w:rPr>
          <w:lang w:val="en-US"/>
        </w:rPr>
        <w:t xml:space="preserve"> (thường được viết tắt là fnlwgt) là một giá trị số được gán cho mỗi bản ghi trong tập dữ liệu để cho biết mức độ đại diện của bản ghi đó đối với toàn bộ tập hợp</w:t>
      </w:r>
      <w:r w:rsidR="00523603">
        <w:rPr>
          <w:noProof/>
        </w:rPr>
        <w:drawing>
          <wp:inline distT="0" distB="0" distL="0" distR="0" wp14:anchorId="1825E6D4" wp14:editId="633BB89C">
            <wp:extent cx="5731510" cy="185864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37">
                      <a:extLst>
                        <a:ext uri="{28A0092B-C50C-407E-A947-70E740481C1C}">
                          <a14:useLocalDpi xmlns:a14="http://schemas.microsoft.com/office/drawing/2010/main" val="0"/>
                        </a:ext>
                      </a:extLst>
                    </a:blip>
                    <a:stretch>
                      <a:fillRect/>
                    </a:stretch>
                  </pic:blipFill>
                  <pic:spPr>
                    <a:xfrm>
                      <a:off x="0" y="0"/>
                      <a:ext cx="5731510" cy="1858645"/>
                    </a:xfrm>
                    <a:prstGeom prst="rect">
                      <a:avLst/>
                    </a:prstGeom>
                  </pic:spPr>
                </pic:pic>
              </a:graphicData>
            </a:graphic>
          </wp:inline>
        </w:drawing>
      </w:r>
    </w:p>
    <w:p w14:paraId="6E92078D" w14:textId="77212D22" w:rsidR="00523603" w:rsidRDefault="00523603" w:rsidP="008734F7">
      <w:pPr>
        <w:spacing w:line="360" w:lineRule="auto"/>
        <w:jc w:val="both"/>
        <w:rPr>
          <w:lang w:val="en-US"/>
        </w:rPr>
      </w:pPr>
      <w:r>
        <w:rPr>
          <w:lang w:val="en-US"/>
        </w:rPr>
        <w:t xml:space="preserve"> </w:t>
      </w:r>
      <w:r>
        <w:tab/>
      </w:r>
      <w:r>
        <w:rPr>
          <w:lang w:val="en-US"/>
        </w:rPr>
        <w:t>Số năm học t</w:t>
      </w:r>
      <w:r w:rsidR="00593D89">
        <w:rPr>
          <w:lang w:val="en-US"/>
        </w:rPr>
        <w:t xml:space="preserve">ập của tập dữ liệu khảo sát nhiều nhất là từ </w:t>
      </w:r>
      <w:r w:rsidR="00847888">
        <w:rPr>
          <w:lang w:val="en-US"/>
        </w:rPr>
        <w:t xml:space="preserve">hơn 8 năm đến hơn 11 năm và </w:t>
      </w:r>
      <w:r w:rsidR="00B03DD1">
        <w:rPr>
          <w:lang w:val="en-US"/>
        </w:rPr>
        <w:t>từ hơn 12 năm đến hơn 14 năm</w:t>
      </w:r>
    </w:p>
    <w:p w14:paraId="36E6D03C" w14:textId="699E77CA" w:rsidR="00B03DD1" w:rsidRDefault="00B03DD1" w:rsidP="008734F7">
      <w:pPr>
        <w:spacing w:line="360" w:lineRule="auto"/>
        <w:jc w:val="both"/>
        <w:rPr>
          <w:lang w:val="en-US"/>
        </w:rPr>
      </w:pPr>
      <w:r>
        <w:rPr>
          <w:lang w:val="en-US"/>
        </w:rPr>
        <w:tab/>
        <w:t xml:space="preserve">Lợi tức vốn </w:t>
      </w:r>
      <w:r w:rsidR="004556E6">
        <w:rPr>
          <w:lang w:val="en-US"/>
        </w:rPr>
        <w:t xml:space="preserve">đa số là từ 0 – 10 000 USD trong thời gian khảo sát và một số rất ít là </w:t>
      </w:r>
      <w:r w:rsidR="00AB64F5">
        <w:rPr>
          <w:lang w:val="en-US"/>
        </w:rPr>
        <w:t>100 000 USD</w:t>
      </w:r>
    </w:p>
    <w:p w14:paraId="1A34AE1B" w14:textId="1067EAA0" w:rsidR="00AB64F5" w:rsidRDefault="00CD4E74" w:rsidP="008734F7">
      <w:pPr>
        <w:spacing w:line="360" w:lineRule="auto"/>
        <w:jc w:val="both"/>
        <w:rPr>
          <w:lang w:val="en-US"/>
        </w:rPr>
      </w:pPr>
      <w:r w:rsidRPr="00CD4E74">
        <w:rPr>
          <w:noProof/>
          <w:lang w:val="en-US"/>
        </w:rPr>
        <w:drawing>
          <wp:inline distT="0" distB="0" distL="0" distR="0" wp14:anchorId="7DA0AF39" wp14:editId="548CD678">
            <wp:extent cx="5731510" cy="183197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831975"/>
                    </a:xfrm>
                    <a:prstGeom prst="rect">
                      <a:avLst/>
                    </a:prstGeom>
                  </pic:spPr>
                </pic:pic>
              </a:graphicData>
            </a:graphic>
          </wp:inline>
        </w:drawing>
      </w:r>
    </w:p>
    <w:p w14:paraId="636705A6" w14:textId="0C008A80" w:rsidR="00F766C7" w:rsidRDefault="00CD4E74" w:rsidP="008734F7">
      <w:pPr>
        <w:spacing w:line="360" w:lineRule="auto"/>
        <w:jc w:val="both"/>
        <w:rPr>
          <w:lang w:val="en-US"/>
        </w:rPr>
      </w:pPr>
      <w:r>
        <w:rPr>
          <w:lang w:val="en-US"/>
        </w:rPr>
        <w:lastRenderedPageBreak/>
        <w:tab/>
      </w:r>
      <w:r w:rsidR="00F377EE">
        <w:rPr>
          <w:lang w:val="en-US"/>
        </w:rPr>
        <w:t>Tương tự, khoản lỗ vốn cũng đa số là từ 0 – 10 000 USD</w:t>
      </w:r>
      <w:r w:rsidR="00F766C7">
        <w:rPr>
          <w:lang w:val="en-US"/>
        </w:rPr>
        <w:tab/>
      </w:r>
    </w:p>
    <w:p w14:paraId="7A5015EB" w14:textId="15AFF69B" w:rsidR="00F766C7" w:rsidRDefault="00F766C7" w:rsidP="008734F7">
      <w:pPr>
        <w:spacing w:line="360" w:lineRule="auto"/>
        <w:jc w:val="both"/>
        <w:rPr>
          <w:lang w:val="en-US"/>
        </w:rPr>
      </w:pPr>
      <w:r>
        <w:rPr>
          <w:lang w:val="en-US"/>
        </w:rPr>
        <w:tab/>
        <w:t xml:space="preserve">Số giờ làm việc mỗi tuần của </w:t>
      </w:r>
      <w:r w:rsidR="00BB23BC">
        <w:rPr>
          <w:lang w:val="en-US"/>
        </w:rPr>
        <w:t xml:space="preserve">một người đa </w:t>
      </w:r>
      <w:r w:rsidR="00153C43">
        <w:rPr>
          <w:lang w:val="en-US"/>
        </w:rPr>
        <w:t xml:space="preserve">số là là từ khoảng 30-40 tiếng, một số rất ít là từ </w:t>
      </w:r>
      <w:r w:rsidR="00823C88">
        <w:rPr>
          <w:lang w:val="en-US"/>
        </w:rPr>
        <w:t>80 đến gần 100 tiếng</w:t>
      </w:r>
    </w:p>
    <w:p w14:paraId="46D8A7EF" w14:textId="5772E416" w:rsidR="00823C88" w:rsidRDefault="004B3043" w:rsidP="008734F7">
      <w:pPr>
        <w:spacing w:line="360" w:lineRule="auto"/>
        <w:jc w:val="both"/>
        <w:rPr>
          <w:lang w:val="en-US"/>
        </w:rPr>
      </w:pPr>
      <w:r>
        <w:rPr>
          <w:noProof/>
        </w:rPr>
        <w:drawing>
          <wp:inline distT="0" distB="0" distL="0" distR="0" wp14:anchorId="1CD5CAD8" wp14:editId="20D4CD06">
            <wp:extent cx="5731510" cy="57029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39">
                      <a:extLst>
                        <a:ext uri="{28A0092B-C50C-407E-A947-70E740481C1C}">
                          <a14:useLocalDpi xmlns:a14="http://schemas.microsoft.com/office/drawing/2010/main" val="0"/>
                        </a:ext>
                      </a:extLst>
                    </a:blip>
                    <a:stretch>
                      <a:fillRect/>
                    </a:stretch>
                  </pic:blipFill>
                  <pic:spPr>
                    <a:xfrm>
                      <a:off x="0" y="0"/>
                      <a:ext cx="5731510" cy="5702935"/>
                    </a:xfrm>
                    <a:prstGeom prst="rect">
                      <a:avLst/>
                    </a:prstGeom>
                  </pic:spPr>
                </pic:pic>
              </a:graphicData>
            </a:graphic>
          </wp:inline>
        </w:drawing>
      </w:r>
    </w:p>
    <w:p w14:paraId="499268B8" w14:textId="0606198A" w:rsidR="00E76800" w:rsidRDefault="00E76800" w:rsidP="008734F7">
      <w:pPr>
        <w:spacing w:line="360" w:lineRule="auto"/>
        <w:jc w:val="both"/>
        <w:rPr>
          <w:lang w:val="en-US"/>
        </w:rPr>
      </w:pPr>
      <w:r>
        <w:rPr>
          <w:lang w:val="en-US"/>
        </w:rPr>
        <w:tab/>
        <w:t>Biểu đồ thể hiện mức đ</w:t>
      </w:r>
      <w:r w:rsidR="00B014C6">
        <w:rPr>
          <w:lang w:val="en-US"/>
        </w:rPr>
        <w:t>ộ</w:t>
      </w:r>
      <w:r>
        <w:rPr>
          <w:lang w:val="en-US"/>
        </w:rPr>
        <w:t xml:space="preserve"> tương quan cho thấy</w:t>
      </w:r>
      <w:r w:rsidR="00305DE9">
        <w:rPr>
          <w:lang w:val="en-US"/>
        </w:rPr>
        <w:t xml:space="preserve"> số năm học </w:t>
      </w:r>
      <w:r w:rsidR="003D1C38">
        <w:rPr>
          <w:lang w:val="en-US"/>
        </w:rPr>
        <w:t>và trình độ học vấn khá tương quan với nhau, khoảng 0.4</w:t>
      </w:r>
      <w:r w:rsidR="000D6C5F">
        <w:rPr>
          <w:lang w:val="en-US"/>
        </w:rPr>
        <w:t xml:space="preserve"> </w:t>
      </w:r>
      <w:r w:rsidR="00683C81">
        <w:rPr>
          <w:lang w:val="en-US"/>
        </w:rPr>
        <w:t xml:space="preserve">.Ngoài ra, </w:t>
      </w:r>
      <w:r w:rsidR="000D6C5F">
        <w:rPr>
          <w:lang w:val="en-US"/>
        </w:rPr>
        <w:t xml:space="preserve">thu nhập (income) và </w:t>
      </w:r>
      <w:r w:rsidR="00D73B9C">
        <w:rPr>
          <w:lang w:val="en-US"/>
        </w:rPr>
        <w:t xml:space="preserve">số năm </w:t>
      </w:r>
      <w:r w:rsidR="00B014C6">
        <w:rPr>
          <w:lang w:val="en-US"/>
        </w:rPr>
        <w:t xml:space="preserve">học có mức độ tương quan </w:t>
      </w:r>
      <w:r w:rsidR="003D1C38">
        <w:rPr>
          <w:lang w:val="en-US"/>
        </w:rPr>
        <w:t>0.3</w:t>
      </w:r>
      <w:r w:rsidR="003D20A1">
        <w:rPr>
          <w:lang w:val="en-US"/>
        </w:rPr>
        <w:t xml:space="preserve">, và mức độ tương quan giữa income và </w:t>
      </w:r>
      <w:r w:rsidR="0073022A">
        <w:rPr>
          <w:lang w:val="en-US"/>
        </w:rPr>
        <w:t>fnlwgt là 0 nên khi tiền xử lý dữ liệu có thể bỏ cột fnlwgt</w:t>
      </w:r>
    </w:p>
    <w:p w14:paraId="4FD18ED9" w14:textId="5E20CDA4" w:rsidR="0073022A" w:rsidRDefault="000369F0" w:rsidP="008734F7">
      <w:pPr>
        <w:spacing w:line="360" w:lineRule="auto"/>
        <w:jc w:val="both"/>
        <w:rPr>
          <w:lang w:val="en-US"/>
        </w:rPr>
      </w:pPr>
      <w:r>
        <w:rPr>
          <w:noProof/>
        </w:rPr>
        <w:lastRenderedPageBreak/>
        <w:drawing>
          <wp:inline distT="0" distB="0" distL="0" distR="0" wp14:anchorId="6700D4A4" wp14:editId="2EA7D3EB">
            <wp:extent cx="4038600" cy="378132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40">
                      <a:extLst>
                        <a:ext uri="{28A0092B-C50C-407E-A947-70E740481C1C}">
                          <a14:useLocalDpi xmlns:a14="http://schemas.microsoft.com/office/drawing/2010/main" val="0"/>
                        </a:ext>
                      </a:extLst>
                    </a:blip>
                    <a:stretch>
                      <a:fillRect/>
                    </a:stretch>
                  </pic:blipFill>
                  <pic:spPr>
                    <a:xfrm>
                      <a:off x="0" y="0"/>
                      <a:ext cx="4038600" cy="3781322"/>
                    </a:xfrm>
                    <a:prstGeom prst="rect">
                      <a:avLst/>
                    </a:prstGeom>
                  </pic:spPr>
                </pic:pic>
              </a:graphicData>
            </a:graphic>
          </wp:inline>
        </w:drawing>
      </w:r>
    </w:p>
    <w:p w14:paraId="466285FB" w14:textId="4B0AECB6" w:rsidR="000369F0" w:rsidRDefault="000369F0" w:rsidP="008734F7">
      <w:pPr>
        <w:spacing w:line="360" w:lineRule="auto"/>
        <w:jc w:val="both"/>
        <w:rPr>
          <w:lang w:val="en-US"/>
        </w:rPr>
      </w:pPr>
      <w:r>
        <w:rPr>
          <w:lang w:val="en-US"/>
        </w:rPr>
        <w:tab/>
        <w:t xml:space="preserve">Dữ liệu ở cột age sẽ được phân chia thành </w:t>
      </w:r>
      <w:r w:rsidR="00B21CED">
        <w:rPr>
          <w:lang w:val="en-US"/>
        </w:rPr>
        <w:t>ba độ tuổi young</w:t>
      </w:r>
      <w:r w:rsidR="000F6CB3">
        <w:rPr>
          <w:lang w:val="en-US"/>
        </w:rPr>
        <w:t>, adult</w:t>
      </w:r>
      <w:r w:rsidR="00334A7B">
        <w:rPr>
          <w:lang w:val="en-US"/>
        </w:rPr>
        <w:t xml:space="preserve">, old. Biểu đồ trên thể hiện </w:t>
      </w:r>
      <w:r w:rsidR="0075700D">
        <w:rPr>
          <w:lang w:val="en-US"/>
        </w:rPr>
        <w:t>tỉ lệ người ở ba độ tuổi có thu nhập dưới 50 000 USD</w:t>
      </w:r>
      <w:r w:rsidR="00F36DF3">
        <w:rPr>
          <w:lang w:val="en-US"/>
        </w:rPr>
        <w:t xml:space="preserve"> (0)</w:t>
      </w:r>
      <w:r w:rsidR="0075700D">
        <w:rPr>
          <w:lang w:val="en-US"/>
        </w:rPr>
        <w:t xml:space="preserve"> và thu nhập trên 50 000 USD </w:t>
      </w:r>
      <w:r w:rsidR="00F36DF3">
        <w:rPr>
          <w:lang w:val="en-US"/>
        </w:rPr>
        <w:t>(1). Có thể thấy</w:t>
      </w:r>
      <w:r w:rsidR="00D65E21">
        <w:rPr>
          <w:lang w:val="en-US"/>
        </w:rPr>
        <w:t>, ở cả ba độ tuổi số lượng người có thu nhập trên 50 000 USD cao hơn số lượng người có mức thu nhập dưới        50 000 USD. Đ</w:t>
      </w:r>
      <w:r w:rsidR="00461B88">
        <w:rPr>
          <w:lang w:val="en-US"/>
        </w:rPr>
        <w:t xml:space="preserve">a số những người </w:t>
      </w:r>
      <w:r w:rsidR="00B13B5D">
        <w:rPr>
          <w:lang w:val="en-US"/>
        </w:rPr>
        <w:t xml:space="preserve">ở độ tuổi young có mức thu </w:t>
      </w:r>
      <w:r w:rsidR="00250ED8">
        <w:rPr>
          <w:lang w:val="en-US"/>
        </w:rPr>
        <w:t>nhập dưới 50 000 US</w:t>
      </w:r>
      <w:r w:rsidR="00E7330F">
        <w:rPr>
          <w:lang w:val="en-US"/>
        </w:rPr>
        <w:t>D</w:t>
      </w:r>
      <w:r w:rsidR="00250ED8">
        <w:rPr>
          <w:lang w:val="en-US"/>
        </w:rPr>
        <w:t xml:space="preserve">, trong khi một số rất ít người ở độ tuổi young có mức thu nhập </w:t>
      </w:r>
      <w:r w:rsidR="00E7330F">
        <w:rPr>
          <w:lang w:val="en-US"/>
        </w:rPr>
        <w:t xml:space="preserve">trên 50 000 USD. </w:t>
      </w:r>
    </w:p>
    <w:p w14:paraId="50AA704F" w14:textId="7AB0F56A" w:rsidR="00902072" w:rsidRDefault="00670B24" w:rsidP="008734F7">
      <w:pPr>
        <w:spacing w:line="360" w:lineRule="auto"/>
        <w:jc w:val="both"/>
        <w:rPr>
          <w:lang w:val="en-US"/>
        </w:rPr>
      </w:pPr>
      <w:r>
        <w:rPr>
          <w:noProof/>
        </w:rPr>
        <w:lastRenderedPageBreak/>
        <w:drawing>
          <wp:inline distT="0" distB="0" distL="0" distR="0" wp14:anchorId="7375A383" wp14:editId="0B7D319A">
            <wp:extent cx="3666490" cy="348410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41">
                      <a:extLst>
                        <a:ext uri="{28A0092B-C50C-407E-A947-70E740481C1C}">
                          <a14:useLocalDpi xmlns:a14="http://schemas.microsoft.com/office/drawing/2010/main" val="0"/>
                        </a:ext>
                      </a:extLst>
                    </a:blip>
                    <a:stretch>
                      <a:fillRect/>
                    </a:stretch>
                  </pic:blipFill>
                  <pic:spPr>
                    <a:xfrm>
                      <a:off x="0" y="0"/>
                      <a:ext cx="3666490" cy="3484100"/>
                    </a:xfrm>
                    <a:prstGeom prst="rect">
                      <a:avLst/>
                    </a:prstGeom>
                  </pic:spPr>
                </pic:pic>
              </a:graphicData>
            </a:graphic>
          </wp:inline>
        </w:drawing>
      </w:r>
    </w:p>
    <w:p w14:paraId="4B38A51D" w14:textId="713E34D2" w:rsidR="00902072" w:rsidRDefault="00902072" w:rsidP="008734F7">
      <w:pPr>
        <w:spacing w:line="360" w:lineRule="auto"/>
        <w:jc w:val="both"/>
        <w:rPr>
          <w:lang w:val="en-US"/>
        </w:rPr>
      </w:pPr>
      <w:r>
        <w:rPr>
          <w:lang w:val="en-US"/>
        </w:rPr>
        <w:tab/>
        <w:t xml:space="preserve">Khoảng thời gian làm một tuần của mỗi người được chia thành 3 mức, ít hơn giờ làm thông thường, </w:t>
      </w:r>
      <w:r w:rsidR="00670B24">
        <w:rPr>
          <w:lang w:val="en-US"/>
        </w:rPr>
        <w:t xml:space="preserve">bình thường và nhiều hơn giờ làm </w:t>
      </w:r>
      <w:r w:rsidR="009D0771">
        <w:rPr>
          <w:lang w:val="en-US"/>
        </w:rPr>
        <w:t xml:space="preserve">bình thường. Biểu đồ </w:t>
      </w:r>
      <w:r w:rsidR="00004C84">
        <w:rPr>
          <w:lang w:val="en-US"/>
        </w:rPr>
        <w:t>thể hiện mối tương quan giữa giờ làm một tuần và thu nhập cho thấy đ</w:t>
      </w:r>
      <w:r w:rsidR="00803F87">
        <w:rPr>
          <w:lang w:val="en-US"/>
        </w:rPr>
        <w:t>a số những người c</w:t>
      </w:r>
      <w:r w:rsidR="00B67F26">
        <w:rPr>
          <w:lang w:val="en-US"/>
        </w:rPr>
        <w:t xml:space="preserve">ó giờ làm ít hơn hoặc trung </w:t>
      </w:r>
      <w:r w:rsidR="00E04EB7">
        <w:rPr>
          <w:lang w:val="en-US"/>
        </w:rPr>
        <w:t xml:space="preserve">bình đều có mức thu nhập dưới 50 000 USD và khoảng chênh lệch </w:t>
      </w:r>
      <w:r w:rsidR="00915579">
        <w:rPr>
          <w:lang w:val="en-US"/>
        </w:rPr>
        <w:t>của</w:t>
      </w:r>
      <w:r w:rsidR="00E04EB7">
        <w:rPr>
          <w:lang w:val="en-US"/>
        </w:rPr>
        <w:t xml:space="preserve"> những người có giờ làm </w:t>
      </w:r>
      <w:r w:rsidR="00915579">
        <w:rPr>
          <w:lang w:val="en-US"/>
        </w:rPr>
        <w:t xml:space="preserve">nhiều hơn bình thường giữa mức thu nhập thấp và cao </w:t>
      </w:r>
      <w:r w:rsidR="00875D0F">
        <w:rPr>
          <w:lang w:val="en-US"/>
        </w:rPr>
        <w:t>không nhiều.</w:t>
      </w:r>
    </w:p>
    <w:p w14:paraId="32304F1D" w14:textId="275A24F3" w:rsidR="00875D0F" w:rsidRDefault="00B3756D" w:rsidP="00811FFE">
      <w:pPr>
        <w:rPr>
          <w:lang w:val="en-US"/>
        </w:rPr>
      </w:pPr>
      <w:r>
        <w:rPr>
          <w:noProof/>
        </w:rPr>
        <w:lastRenderedPageBreak/>
        <w:drawing>
          <wp:inline distT="0" distB="0" distL="0" distR="0" wp14:anchorId="385823CB" wp14:editId="482F8009">
            <wp:extent cx="4375150" cy="4097886"/>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42">
                      <a:extLst>
                        <a:ext uri="{28A0092B-C50C-407E-A947-70E740481C1C}">
                          <a14:useLocalDpi xmlns:a14="http://schemas.microsoft.com/office/drawing/2010/main" val="0"/>
                        </a:ext>
                      </a:extLst>
                    </a:blip>
                    <a:stretch>
                      <a:fillRect/>
                    </a:stretch>
                  </pic:blipFill>
                  <pic:spPr>
                    <a:xfrm>
                      <a:off x="0" y="0"/>
                      <a:ext cx="4375150" cy="4097886"/>
                    </a:xfrm>
                    <a:prstGeom prst="rect">
                      <a:avLst/>
                    </a:prstGeom>
                  </pic:spPr>
                </pic:pic>
              </a:graphicData>
            </a:graphic>
          </wp:inline>
        </w:drawing>
      </w:r>
    </w:p>
    <w:p w14:paraId="6553C7B8" w14:textId="67A16F34" w:rsidR="00B3756D" w:rsidRDefault="00B3756D" w:rsidP="00811FFE">
      <w:pPr>
        <w:rPr>
          <w:lang w:val="en-US"/>
        </w:rPr>
      </w:pPr>
      <w:r>
        <w:rPr>
          <w:lang w:val="en-US"/>
        </w:rPr>
        <w:tab/>
        <w:t xml:space="preserve">Dựa vào biểu đồ tương </w:t>
      </w:r>
      <w:r w:rsidR="00BA6BBB">
        <w:rPr>
          <w:lang w:val="en-US"/>
        </w:rPr>
        <w:t xml:space="preserve">quan giữa thu nhập và trình độ học vấn có thể thấy </w:t>
      </w:r>
      <w:r w:rsidR="007A4C1D">
        <w:rPr>
          <w:lang w:val="en-US"/>
        </w:rPr>
        <w:t xml:space="preserve">đa số những người có mức thu nhập trên 50 000 USD </w:t>
      </w:r>
      <w:r w:rsidR="00257189">
        <w:rPr>
          <w:lang w:val="en-US"/>
        </w:rPr>
        <w:t>là tốt nghiệp phổ thông, cao đẳng</w:t>
      </w:r>
      <w:r w:rsidR="00287E4B">
        <w:rPr>
          <w:lang w:val="en-US"/>
        </w:rPr>
        <w:t xml:space="preserve"> hoặc có bằng cử nhân.</w:t>
      </w:r>
    </w:p>
    <w:p w14:paraId="14D18832" w14:textId="78297163" w:rsidR="009714B6" w:rsidRDefault="00CB1485" w:rsidP="00390124">
      <w:pPr>
        <w:spacing w:line="360" w:lineRule="auto"/>
        <w:ind w:left="-360"/>
        <w:outlineLvl w:val="1"/>
        <w:rPr>
          <w:rFonts w:asciiTheme="majorHAnsi" w:hAnsiTheme="majorHAnsi" w:cstheme="majorHAnsi"/>
          <w:b/>
          <w:bCs/>
          <w:color w:val="4472C4" w:themeColor="accent1"/>
          <w:sz w:val="36"/>
          <w:szCs w:val="36"/>
          <w:lang w:val="en-US"/>
        </w:rPr>
      </w:pPr>
      <w:bookmarkStart w:id="6" w:name="_Toc167402997"/>
      <w:r>
        <w:rPr>
          <w:rFonts w:asciiTheme="majorHAnsi" w:hAnsiTheme="majorHAnsi" w:cstheme="majorHAnsi"/>
          <w:b/>
          <w:bCs/>
          <w:color w:val="4472C4" w:themeColor="accent1"/>
          <w:sz w:val="36"/>
          <w:szCs w:val="36"/>
          <w:lang w:val="en-US"/>
        </w:rPr>
        <w:t>2. Ứng dụng tập dữ liệu</w:t>
      </w:r>
      <w:bookmarkEnd w:id="6"/>
    </w:p>
    <w:p w14:paraId="52756233" w14:textId="07F7DE53" w:rsidR="00390124" w:rsidRDefault="00466A35" w:rsidP="00065AC1">
      <w:pPr>
        <w:spacing w:line="360" w:lineRule="auto"/>
        <w:ind w:firstLine="720"/>
        <w:rPr>
          <w:lang w:val="en-US"/>
        </w:rPr>
      </w:pPr>
      <w:r>
        <w:rPr>
          <w:lang w:val="en-US"/>
        </w:rPr>
        <w:t xml:space="preserve">Tập dữ liệu này sẽ được dùng để </w:t>
      </w:r>
      <w:r w:rsidR="00F94CD1">
        <w:t>dự đoán xem thu nhập hàng năm của một cá nhân có vượt quá 50,000 đô la không dựa trên các hồ sơ điều tra dân số. Bằng cách sử dụng các kỹ th</w:t>
      </w:r>
      <w:r w:rsidR="00F94CD1">
        <w:rPr>
          <w:lang w:val="en-US"/>
        </w:rPr>
        <w:t>uật khai phá dữ liệu</w:t>
      </w:r>
      <w:r w:rsidR="00F94CD1">
        <w:t xml:space="preserve"> như hồi quy logistic, rừng ngẫu nhiên, cây quyết định</w:t>
      </w:r>
      <w:r w:rsidR="00B31349">
        <w:rPr>
          <w:lang w:val="en-US"/>
        </w:rPr>
        <w:t>.</w:t>
      </w:r>
    </w:p>
    <w:p w14:paraId="0F66A966" w14:textId="326B74CE" w:rsidR="00B31349" w:rsidRPr="00B31349" w:rsidRDefault="00B31349" w:rsidP="00065AC1">
      <w:pPr>
        <w:spacing w:line="360" w:lineRule="auto"/>
        <w:rPr>
          <w:lang w:val="en-US"/>
        </w:rPr>
      </w:pPr>
      <w:r>
        <w:rPr>
          <w:lang w:val="en-US"/>
        </w:rPr>
        <w:tab/>
      </w:r>
      <w:r w:rsidR="008F6365">
        <w:rPr>
          <w:lang w:val="en-US"/>
        </w:rPr>
        <w:t>Dự án này sẽ giúp c</w:t>
      </w:r>
      <w:r w:rsidR="008F6365" w:rsidRPr="008F6365">
        <w:rPr>
          <w:lang w:val="en-US"/>
        </w:rPr>
        <w:t>ung cấp những hiểu biết sâu sắc có giá trị về các yếu tố liên quan đến việc tăng thu nhập và giúp giải quyết sự thiên vị trong hoạt động tài chính.</w:t>
      </w:r>
      <w:r w:rsidR="00A44762">
        <w:rPr>
          <w:lang w:val="en-US"/>
        </w:rPr>
        <w:t xml:space="preserve"> Khi đã có được mô hình dự đoán tốt nhất thì ta cũng có thể ứng dụng mô hình này trong các lĩnh vực như ngân hàng, đầu tư,…</w:t>
      </w:r>
    </w:p>
    <w:p w14:paraId="033D2EE2" w14:textId="0AD17668" w:rsidR="00D75E38" w:rsidRDefault="00125300" w:rsidP="00065AC1">
      <w:pPr>
        <w:spacing w:line="360" w:lineRule="auto"/>
        <w:rPr>
          <w:lang w:val="en-US"/>
        </w:rPr>
      </w:pPr>
      <w:r>
        <w:rPr>
          <w:lang w:val="en-US"/>
        </w:rPr>
        <w:tab/>
        <w:t>Các bước thực hiện:</w:t>
      </w:r>
    </w:p>
    <w:p w14:paraId="69D5829F" w14:textId="7FA517C2" w:rsidR="00125300" w:rsidRPr="00125300" w:rsidRDefault="00125300" w:rsidP="00065AC1">
      <w:pPr>
        <w:spacing w:line="360" w:lineRule="auto"/>
        <w:ind w:firstLine="720"/>
        <w:rPr>
          <w:lang w:val="en-US"/>
        </w:rPr>
      </w:pPr>
      <w:r w:rsidRPr="4791EE10">
        <w:rPr>
          <w:lang w:val="en-US"/>
        </w:rPr>
        <w:lastRenderedPageBreak/>
        <w:t>- Tiền xử lý dữ liệu: Tiền xử lý dữ liệu bằng cách xử lý các giá trị thiếu, mã hóa biến phân loại và chuẩn hóa các đặc trưng số.</w:t>
      </w:r>
    </w:p>
    <w:p w14:paraId="24F7C01F" w14:textId="00A8CB13" w:rsidR="00125300" w:rsidRPr="00125300" w:rsidRDefault="00125300" w:rsidP="00065AC1">
      <w:pPr>
        <w:spacing w:line="360" w:lineRule="auto"/>
        <w:ind w:firstLine="720"/>
        <w:rPr>
          <w:lang w:val="en-US"/>
        </w:rPr>
      </w:pPr>
      <w:r w:rsidRPr="4791EE10">
        <w:rPr>
          <w:lang w:val="en-US"/>
        </w:rPr>
        <w:t>- Khám phá dữ liệu: Khám phá tập dữ liệu để có cái nhìn sâu hơn và thực hiện lựa chọn đặc trưng để xác định các biến ảnh hưởng.</w:t>
      </w:r>
    </w:p>
    <w:p w14:paraId="36D98DA5" w14:textId="00A8CB13" w:rsidR="00125300" w:rsidRPr="00125300" w:rsidRDefault="00125300" w:rsidP="00065AC1">
      <w:pPr>
        <w:spacing w:line="360" w:lineRule="auto"/>
        <w:ind w:firstLine="720"/>
        <w:rPr>
          <w:lang w:val="en-US"/>
        </w:rPr>
      </w:pPr>
      <w:r w:rsidRPr="4791EE10">
        <w:rPr>
          <w:lang w:val="en-US"/>
        </w:rPr>
        <w:t>- Huấn luyện mô hình phân loại: Huấn luyện một mô hình phân loại bằng các thuật toán như Hồi quy Logistic, Cây quyết định, Rừng ngẫu nhiên</w:t>
      </w:r>
      <w:r w:rsidR="00925EC5" w:rsidRPr="4791EE10">
        <w:rPr>
          <w:lang w:val="en-US"/>
        </w:rPr>
        <w:t>,…</w:t>
      </w:r>
    </w:p>
    <w:p w14:paraId="6DBF787D" w14:textId="00A8CB13" w:rsidR="00125300" w:rsidRPr="00125300" w:rsidRDefault="00125300" w:rsidP="00065AC1">
      <w:pPr>
        <w:spacing w:line="360" w:lineRule="auto"/>
        <w:ind w:firstLine="720"/>
        <w:rPr>
          <w:lang w:val="en-US"/>
        </w:rPr>
      </w:pPr>
      <w:r w:rsidRPr="4791EE10">
        <w:rPr>
          <w:lang w:val="en-US"/>
        </w:rPr>
        <w:t>- Điều chỉnh siêu tham số của mô hình: Điều chỉnh các siêu tham số của mô hình bằng các kỹ thuật như tìm kiếm lưới hoặc tìm kiếm ngẫu nhiên.</w:t>
      </w:r>
    </w:p>
    <w:p w14:paraId="37720134" w14:textId="00A8CB13" w:rsidR="00125300" w:rsidRPr="00125300" w:rsidRDefault="00125300" w:rsidP="00065AC1">
      <w:pPr>
        <w:spacing w:line="360" w:lineRule="auto"/>
        <w:ind w:firstLine="720"/>
        <w:rPr>
          <w:lang w:val="en-US"/>
        </w:rPr>
      </w:pPr>
      <w:r w:rsidRPr="4791EE10">
        <w:rPr>
          <w:lang w:val="en-US"/>
        </w:rPr>
        <w:t>- Đánh giá hiệu suất của mô hình: Đánh giá hiệu suất của mô hình bằng các chỉ số như độ chính xác, precision, recall và F1-score.</w:t>
      </w:r>
    </w:p>
    <w:p w14:paraId="6C1A0FDE" w14:textId="0636891A" w:rsidR="00D75E38" w:rsidRDefault="00125300" w:rsidP="00065AC1">
      <w:pPr>
        <w:spacing w:line="360" w:lineRule="auto"/>
        <w:ind w:firstLine="720"/>
        <w:rPr>
          <w:lang w:val="en-US"/>
        </w:rPr>
      </w:pPr>
      <w:r>
        <w:rPr>
          <w:lang w:val="en-US"/>
        </w:rPr>
        <w:t xml:space="preserve">- </w:t>
      </w:r>
      <w:r w:rsidRPr="00125300">
        <w:rPr>
          <w:lang w:val="en-US"/>
        </w:rPr>
        <w:t>Phân tích các đặc trưng quan trọng: Phân tích các đặc trưng quan trọng đóng góp vào dự đoán và tạo dự đoán trên dữ liệu dân số mới.</w:t>
      </w:r>
    </w:p>
    <w:p w14:paraId="282F916C" w14:textId="77777777" w:rsidR="00D75E38" w:rsidRDefault="00D75E38" w:rsidP="00390124">
      <w:pPr>
        <w:rPr>
          <w:lang w:val="en-US"/>
        </w:rPr>
      </w:pPr>
    </w:p>
    <w:p w14:paraId="1D9CF0FC" w14:textId="0EE8C7B0" w:rsidR="00D75E38" w:rsidRDefault="00D75E38" w:rsidP="00390124">
      <w:pPr>
        <w:rPr>
          <w:lang w:val="en-US"/>
        </w:rPr>
      </w:pPr>
    </w:p>
    <w:p w14:paraId="0777EFB2" w14:textId="00A8CB13" w:rsidR="00CB1485" w:rsidRDefault="00CB1485" w:rsidP="4791EE10">
      <w:pPr>
        <w:spacing w:line="360" w:lineRule="auto"/>
        <w:rPr>
          <w:rFonts w:asciiTheme="majorHAnsi" w:hAnsiTheme="majorHAnsi" w:cstheme="majorBidi"/>
          <w:lang w:val="en-US"/>
        </w:rPr>
      </w:pPr>
    </w:p>
    <w:p w14:paraId="3F6141D2" w14:textId="00A8CB13" w:rsidR="00925EC5" w:rsidRDefault="00925EC5" w:rsidP="4791EE10">
      <w:pPr>
        <w:spacing w:line="360" w:lineRule="auto"/>
        <w:rPr>
          <w:rFonts w:asciiTheme="majorHAnsi" w:hAnsiTheme="majorHAnsi" w:cstheme="majorBidi"/>
          <w:lang w:val="en-US"/>
        </w:rPr>
      </w:pPr>
    </w:p>
    <w:p w14:paraId="1F8241B6" w14:textId="00A8CB13" w:rsidR="00925EC5" w:rsidRDefault="00925EC5" w:rsidP="4791EE10">
      <w:pPr>
        <w:spacing w:line="360" w:lineRule="auto"/>
        <w:rPr>
          <w:rFonts w:asciiTheme="majorHAnsi" w:hAnsiTheme="majorHAnsi" w:cstheme="majorBidi"/>
          <w:lang w:val="en-US"/>
        </w:rPr>
      </w:pPr>
    </w:p>
    <w:p w14:paraId="1027E967" w14:textId="00A8CB13" w:rsidR="00925EC5" w:rsidRDefault="00925EC5" w:rsidP="4791EE10">
      <w:pPr>
        <w:spacing w:line="360" w:lineRule="auto"/>
        <w:rPr>
          <w:rFonts w:asciiTheme="majorHAnsi" w:hAnsiTheme="majorHAnsi" w:cstheme="majorBidi"/>
          <w:lang w:val="en-US"/>
        </w:rPr>
      </w:pPr>
    </w:p>
    <w:p w14:paraId="555F14CE" w14:textId="00A8CB13" w:rsidR="00925EC5" w:rsidRDefault="00925EC5" w:rsidP="4791EE10">
      <w:pPr>
        <w:spacing w:line="360" w:lineRule="auto"/>
        <w:rPr>
          <w:rFonts w:asciiTheme="majorHAnsi" w:hAnsiTheme="majorHAnsi" w:cstheme="majorBidi"/>
          <w:lang w:val="en-US"/>
        </w:rPr>
      </w:pPr>
    </w:p>
    <w:p w14:paraId="4B25AA80" w14:textId="00A8CB13" w:rsidR="00925EC5" w:rsidRDefault="00925EC5" w:rsidP="4791EE10">
      <w:pPr>
        <w:spacing w:line="360" w:lineRule="auto"/>
        <w:rPr>
          <w:rFonts w:asciiTheme="majorHAnsi" w:hAnsiTheme="majorHAnsi" w:cstheme="majorBidi"/>
          <w:lang w:val="en-US"/>
        </w:rPr>
      </w:pPr>
    </w:p>
    <w:p w14:paraId="3D3D81FB" w14:textId="00A8CB13" w:rsidR="00925EC5" w:rsidRDefault="00925EC5" w:rsidP="4791EE10">
      <w:pPr>
        <w:spacing w:line="360" w:lineRule="auto"/>
        <w:rPr>
          <w:rFonts w:asciiTheme="majorHAnsi" w:hAnsiTheme="majorHAnsi" w:cstheme="majorBidi"/>
          <w:lang w:val="en-US"/>
        </w:rPr>
      </w:pPr>
    </w:p>
    <w:p w14:paraId="3E94AA39" w14:textId="00A8CB13" w:rsidR="00925EC5" w:rsidRDefault="00925EC5" w:rsidP="4791EE10">
      <w:pPr>
        <w:spacing w:line="360" w:lineRule="auto"/>
        <w:rPr>
          <w:rFonts w:asciiTheme="majorHAnsi" w:hAnsiTheme="majorHAnsi" w:cstheme="majorBidi"/>
          <w:lang w:val="en-US"/>
        </w:rPr>
      </w:pPr>
    </w:p>
    <w:p w14:paraId="4C48A6DF" w14:textId="00A8CB13" w:rsidR="00925EC5" w:rsidRPr="0039562C" w:rsidRDefault="00925EC5" w:rsidP="4791EE10">
      <w:pPr>
        <w:spacing w:line="360" w:lineRule="auto"/>
        <w:rPr>
          <w:rFonts w:asciiTheme="majorHAnsi" w:hAnsiTheme="majorHAnsi" w:cstheme="majorBidi"/>
          <w:lang w:val="en-US"/>
        </w:rPr>
      </w:pPr>
    </w:p>
    <w:p w14:paraId="42EDCE53" w14:textId="1A68F7D3" w:rsidR="000E7340" w:rsidRPr="00CD18CD" w:rsidRDefault="00811FFE" w:rsidP="0018353E">
      <w:pPr>
        <w:pStyle w:val="IntenseQuote"/>
        <w:spacing w:line="360" w:lineRule="auto"/>
        <w:ind w:left="720"/>
        <w:outlineLvl w:val="0"/>
        <w:rPr>
          <w:rFonts w:asciiTheme="majorHAnsi" w:hAnsiTheme="majorHAnsi" w:cstheme="majorHAnsi"/>
          <w:b/>
          <w:bCs/>
          <w:sz w:val="40"/>
          <w:szCs w:val="40"/>
          <w:lang w:val="en-US"/>
        </w:rPr>
      </w:pPr>
      <w:bookmarkStart w:id="7" w:name="_Toc167402998"/>
      <w:r>
        <w:rPr>
          <w:rFonts w:asciiTheme="majorHAnsi" w:hAnsiTheme="majorHAnsi" w:cstheme="majorHAnsi"/>
          <w:b/>
          <w:bCs/>
          <w:sz w:val="40"/>
          <w:szCs w:val="40"/>
          <w:lang w:val="en-US"/>
        </w:rPr>
        <w:lastRenderedPageBreak/>
        <w:t xml:space="preserve">PHẦN </w:t>
      </w:r>
      <w:r w:rsidR="000E7340" w:rsidRPr="00CD18CD">
        <w:rPr>
          <w:rFonts w:asciiTheme="majorHAnsi" w:hAnsiTheme="majorHAnsi" w:cstheme="majorHAnsi"/>
          <w:b/>
          <w:bCs/>
          <w:sz w:val="40"/>
          <w:szCs w:val="40"/>
          <w:lang w:val="en-US"/>
        </w:rPr>
        <w:t xml:space="preserve">2: </w:t>
      </w:r>
      <w:r>
        <w:rPr>
          <w:rFonts w:asciiTheme="majorHAnsi" w:hAnsiTheme="majorHAnsi" w:cstheme="majorHAnsi"/>
          <w:b/>
          <w:bCs/>
          <w:sz w:val="40"/>
          <w:szCs w:val="40"/>
          <w:lang w:val="en-US"/>
        </w:rPr>
        <w:t xml:space="preserve">PHÂN TÍCH CÁC KỸ THUẬT KHAI PHÁ </w:t>
      </w:r>
      <w:r w:rsidR="00A344EE">
        <w:rPr>
          <w:rFonts w:asciiTheme="majorHAnsi" w:hAnsiTheme="majorHAnsi" w:cstheme="majorHAnsi"/>
          <w:b/>
          <w:bCs/>
          <w:sz w:val="40"/>
          <w:szCs w:val="40"/>
          <w:lang w:val="en-US"/>
        </w:rPr>
        <w:t>ĐỐI VỚI TẬP DỮ LIỆU</w:t>
      </w:r>
      <w:bookmarkEnd w:id="7"/>
    </w:p>
    <w:p w14:paraId="76B6FC4B" w14:textId="08391B0C" w:rsidR="00CB1485" w:rsidRDefault="00F96F25" w:rsidP="108F794C">
      <w:pPr>
        <w:spacing w:line="360" w:lineRule="auto"/>
        <w:outlineLvl w:val="1"/>
        <w:rPr>
          <w:rFonts w:asciiTheme="majorHAnsi" w:hAnsiTheme="majorHAnsi" w:cstheme="majorBidi"/>
          <w:b/>
          <w:bCs/>
          <w:color w:val="4472C4" w:themeColor="accent1"/>
          <w:sz w:val="36"/>
          <w:szCs w:val="36"/>
          <w:lang w:val="en-US"/>
        </w:rPr>
      </w:pPr>
      <w:bookmarkStart w:id="8" w:name="_Toc167402999"/>
      <w:r w:rsidRPr="108F794C">
        <w:rPr>
          <w:rFonts w:asciiTheme="majorHAnsi" w:hAnsiTheme="majorHAnsi" w:cstheme="majorBidi"/>
          <w:b/>
          <w:bCs/>
          <w:color w:val="4472C4" w:themeColor="accent1"/>
          <w:sz w:val="36"/>
          <w:szCs w:val="36"/>
          <w:lang w:val="en-US"/>
        </w:rPr>
        <w:t>2.</w:t>
      </w:r>
      <w:r w:rsidR="004F23CB" w:rsidRPr="108F794C">
        <w:rPr>
          <w:rFonts w:asciiTheme="majorHAnsi" w:hAnsiTheme="majorHAnsi" w:cstheme="majorBidi"/>
          <w:b/>
          <w:bCs/>
          <w:color w:val="4472C4" w:themeColor="accent1"/>
          <w:sz w:val="36"/>
          <w:szCs w:val="36"/>
          <w:lang w:val="en-US"/>
        </w:rPr>
        <w:t xml:space="preserve">1 </w:t>
      </w:r>
      <w:r w:rsidR="00CB1485" w:rsidRPr="108F794C">
        <w:rPr>
          <w:rFonts w:asciiTheme="majorHAnsi" w:hAnsiTheme="majorHAnsi" w:cstheme="majorBidi"/>
          <w:b/>
          <w:bCs/>
          <w:color w:val="4472C4" w:themeColor="accent1"/>
          <w:sz w:val="36"/>
          <w:szCs w:val="36"/>
          <w:lang w:val="en-US"/>
        </w:rPr>
        <w:t>Decision tree</w:t>
      </w:r>
      <w:bookmarkEnd w:id="8"/>
    </w:p>
    <w:p w14:paraId="044F8C33" w14:textId="630ACDEC" w:rsidR="00A344EE" w:rsidRDefault="00A344EE" w:rsidP="00A60821">
      <w:pPr>
        <w:pStyle w:val="Heading3"/>
        <w:spacing w:line="360" w:lineRule="auto"/>
        <w:jc w:val="both"/>
        <w:rPr>
          <w:b/>
          <w:color w:val="4472C4" w:themeColor="accent1"/>
          <w:sz w:val="29"/>
          <w:szCs w:val="29"/>
          <w:lang w:val="en-US"/>
        </w:rPr>
      </w:pPr>
      <w:bookmarkStart w:id="9" w:name="_Toc167403000"/>
      <w:r w:rsidRPr="1719E879">
        <w:rPr>
          <w:b/>
          <w:color w:val="4472C4" w:themeColor="accent1"/>
          <w:sz w:val="29"/>
          <w:szCs w:val="29"/>
          <w:lang w:val="en-US"/>
        </w:rPr>
        <w:t>2.1.1 Sơ lược về lý thuyết</w:t>
      </w:r>
      <w:bookmarkEnd w:id="9"/>
    </w:p>
    <w:p w14:paraId="5413A577" w14:textId="2C2E0310" w:rsidR="00A344EE" w:rsidRDefault="4BEA6EA9" w:rsidP="00A60821">
      <w:pPr>
        <w:pStyle w:val="Heading4"/>
        <w:spacing w:line="360" w:lineRule="auto"/>
        <w:jc w:val="both"/>
        <w:rPr>
          <w:lang w:val="en-US"/>
        </w:rPr>
      </w:pPr>
      <w:r w:rsidRPr="7E7C710C">
        <w:rPr>
          <w:lang w:val="en-US"/>
        </w:rPr>
        <w:t>2.1.1.1</w:t>
      </w:r>
      <w:r w:rsidR="54B91CF4" w:rsidRPr="7E7C710C">
        <w:rPr>
          <w:lang w:val="en-US"/>
        </w:rPr>
        <w:t>.</w:t>
      </w:r>
      <w:r w:rsidR="54B91CF4" w:rsidRPr="4396488F">
        <w:rPr>
          <w:lang w:val="en-US"/>
        </w:rPr>
        <w:t xml:space="preserve"> Định nghĩa:</w:t>
      </w:r>
    </w:p>
    <w:p w14:paraId="20875EE0" w14:textId="30AF9022" w:rsidR="00A344EE" w:rsidRDefault="001D00DF" w:rsidP="00A60821">
      <w:pPr>
        <w:spacing w:line="360" w:lineRule="auto"/>
        <w:ind w:firstLine="720"/>
        <w:jc w:val="both"/>
        <w:rPr>
          <w:lang w:val="en-US"/>
        </w:rPr>
      </w:pPr>
      <w:hyperlink r:id="rId43">
        <w:r w:rsidR="10C5147A" w:rsidRPr="4C47D2CF">
          <w:rPr>
            <w:lang w:val="en-US"/>
          </w:rPr>
          <w:t>Decision tree</w:t>
        </w:r>
      </w:hyperlink>
      <w:r w:rsidR="10C5147A" w:rsidRPr="4C47D2CF">
        <w:rPr>
          <w:lang w:val="en-US"/>
        </w:rPr>
        <w:t xml:space="preserve"> hay còn gọi là Cây quyết định là một dạng sơ đồ phân cấp dựa theo quy luật của mối quan hệ nguyên nhân – kết quả, cho phép người sử dụng dự báo được kết quả của các lựa chọn.  </w:t>
      </w:r>
    </w:p>
    <w:p w14:paraId="5E525BD1" w14:textId="2821EE40" w:rsidR="1719E879" w:rsidRDefault="679C85E4" w:rsidP="00A60821">
      <w:pPr>
        <w:pStyle w:val="Heading4"/>
        <w:spacing w:line="360" w:lineRule="auto"/>
        <w:jc w:val="both"/>
        <w:rPr>
          <w:rFonts w:eastAsia="Times New Roman" w:cs="Times New Roman"/>
          <w:lang w:val="en-US"/>
        </w:rPr>
      </w:pPr>
      <w:r w:rsidRPr="7E7C710C">
        <w:rPr>
          <w:rFonts w:eastAsia="Times New Roman" w:cs="Times New Roman"/>
          <w:lang w:val="en-US"/>
        </w:rPr>
        <w:t>2.1.1.2</w:t>
      </w:r>
      <w:r w:rsidR="7FC9C3FD" w:rsidRPr="7E7C710C">
        <w:rPr>
          <w:rFonts w:eastAsia="Times New Roman" w:cs="Times New Roman"/>
          <w:lang w:val="en-US"/>
        </w:rPr>
        <w:t>.</w:t>
      </w:r>
      <w:r w:rsidR="7FC9C3FD" w:rsidRPr="4396488F">
        <w:rPr>
          <w:rFonts w:eastAsia="Times New Roman" w:cs="Times New Roman"/>
          <w:lang w:val="en-US"/>
        </w:rPr>
        <w:t xml:space="preserve"> </w:t>
      </w:r>
      <w:r w:rsidR="29C514B1" w:rsidRPr="4396488F">
        <w:rPr>
          <w:rFonts w:eastAsia="Times New Roman" w:cs="Times New Roman"/>
          <w:lang w:val="en-US"/>
        </w:rPr>
        <w:t xml:space="preserve">Cấu trúc: </w:t>
      </w:r>
    </w:p>
    <w:p w14:paraId="471B7864" w14:textId="022A841C" w:rsidR="29C514B1" w:rsidRDefault="29C514B1" w:rsidP="00A60821">
      <w:pPr>
        <w:spacing w:after="0" w:line="360" w:lineRule="auto"/>
        <w:ind w:firstLine="720"/>
        <w:jc w:val="both"/>
        <w:rPr>
          <w:rFonts w:eastAsia="Times New Roman" w:cs="Times New Roman"/>
          <w:lang w:val="en-US"/>
        </w:rPr>
      </w:pPr>
      <w:r w:rsidRPr="34B760B4">
        <w:rPr>
          <w:rFonts w:eastAsia="Times New Roman" w:cs="Times New Roman"/>
          <w:lang w:val="en-US"/>
        </w:rPr>
        <w:t>Nodes: đó là điểm mà cây phân chia theo giá trị của một số thuộc tính/tính năng của tập dữ liệu. Có những nodes có đầu vào và đầu ra nhưng có những node có đầu vào không có đầu ra.</w:t>
      </w:r>
    </w:p>
    <w:p w14:paraId="28CEE5A6" w14:textId="5FC47BB2" w:rsidR="29C514B1" w:rsidRDefault="29C514B1" w:rsidP="00A60821">
      <w:pPr>
        <w:spacing w:after="0" w:line="360" w:lineRule="auto"/>
        <w:ind w:firstLine="720"/>
        <w:jc w:val="both"/>
        <w:rPr>
          <w:rFonts w:eastAsia="Times New Roman" w:cs="Times New Roman"/>
          <w:lang w:val="en-US"/>
        </w:rPr>
      </w:pPr>
      <w:r w:rsidRPr="34B760B4">
        <w:rPr>
          <w:rFonts w:eastAsia="Times New Roman" w:cs="Times New Roman"/>
          <w:lang w:val="en-US"/>
        </w:rPr>
        <w:t>E</w:t>
      </w:r>
      <w:r w:rsidRPr="2645F20A">
        <w:rPr>
          <w:rFonts w:eastAsia="Times New Roman" w:cs="Times New Roman"/>
          <w:lang w:val="en-US"/>
        </w:rPr>
        <w:t>dges</w:t>
      </w:r>
      <w:r w:rsidRPr="34B760B4">
        <w:rPr>
          <w:rFonts w:eastAsia="Times New Roman" w:cs="Times New Roman"/>
          <w:lang w:val="en-US"/>
        </w:rPr>
        <w:t>: (Cạnh) Nó hướng kết quả của việc phân chia tới nút tiếp theo.</w:t>
      </w:r>
    </w:p>
    <w:p w14:paraId="36AAADD4" w14:textId="5B091A51" w:rsidR="29C514B1" w:rsidRDefault="29C514B1" w:rsidP="00A60821">
      <w:pPr>
        <w:spacing w:after="0" w:line="360" w:lineRule="auto"/>
        <w:ind w:firstLine="720"/>
        <w:jc w:val="both"/>
        <w:rPr>
          <w:rFonts w:eastAsia="Times New Roman" w:cs="Times New Roman"/>
          <w:lang w:val="en-US"/>
        </w:rPr>
      </w:pPr>
      <w:r w:rsidRPr="34B760B4">
        <w:rPr>
          <w:rFonts w:eastAsia="Times New Roman" w:cs="Times New Roman"/>
          <w:lang w:val="en-US"/>
        </w:rPr>
        <w:t>R</w:t>
      </w:r>
      <w:r w:rsidRPr="2645F20A">
        <w:rPr>
          <w:rFonts w:eastAsia="Times New Roman" w:cs="Times New Roman"/>
          <w:lang w:val="en-US"/>
        </w:rPr>
        <w:t>oot: node đầu tiên sẽ được gọi là root</w:t>
      </w:r>
    </w:p>
    <w:p w14:paraId="60EDD425" w14:textId="224B320F" w:rsidR="29C514B1" w:rsidRDefault="29C514B1" w:rsidP="00A60821">
      <w:pPr>
        <w:spacing w:after="0" w:line="360" w:lineRule="auto"/>
        <w:ind w:firstLine="720"/>
        <w:jc w:val="both"/>
        <w:rPr>
          <w:rFonts w:eastAsia="Times New Roman" w:cs="Times New Roman"/>
          <w:lang w:val="en-US"/>
        </w:rPr>
      </w:pPr>
      <w:r w:rsidRPr="34B760B4">
        <w:rPr>
          <w:rFonts w:eastAsia="Times New Roman" w:cs="Times New Roman"/>
          <w:lang w:val="en-US"/>
        </w:rPr>
        <w:t>L</w:t>
      </w:r>
      <w:r w:rsidRPr="2645F20A">
        <w:rPr>
          <w:rFonts w:eastAsia="Times New Roman" w:cs="Times New Roman"/>
          <w:lang w:val="en-US"/>
        </w:rPr>
        <w:t xml:space="preserve">eaves </w:t>
      </w:r>
      <w:r w:rsidRPr="34B760B4">
        <w:rPr>
          <w:rFonts w:eastAsia="Times New Roman" w:cs="Times New Roman"/>
          <w:lang w:val="en-US"/>
        </w:rPr>
        <w:t>(node lá): là những node có đầu vào không có đầu ra.</w:t>
      </w:r>
    </w:p>
    <w:p w14:paraId="667C3350" w14:textId="58EB12F6" w:rsidR="4DB1CE38" w:rsidRDefault="4D9BA456" w:rsidP="00A60821">
      <w:pPr>
        <w:pStyle w:val="Heading4"/>
        <w:spacing w:line="360" w:lineRule="auto"/>
        <w:jc w:val="both"/>
        <w:rPr>
          <w:rFonts w:eastAsia="Times New Roman" w:cs="Times New Roman"/>
          <w:lang w:val="en-US"/>
        </w:rPr>
      </w:pPr>
      <w:r w:rsidRPr="7E7C710C">
        <w:rPr>
          <w:rFonts w:eastAsia="Times New Roman" w:cs="Times New Roman"/>
          <w:lang w:val="en-US"/>
        </w:rPr>
        <w:t>2.1.1.3</w:t>
      </w:r>
      <w:r w:rsidR="0141E52C" w:rsidRPr="7E7C710C">
        <w:rPr>
          <w:rFonts w:eastAsia="Times New Roman" w:cs="Times New Roman"/>
          <w:lang w:val="en-US"/>
        </w:rPr>
        <w:t>.</w:t>
      </w:r>
      <w:r w:rsidR="0141E52C" w:rsidRPr="4396488F">
        <w:rPr>
          <w:rFonts w:eastAsia="Times New Roman" w:cs="Times New Roman"/>
          <w:lang w:val="en-US"/>
        </w:rPr>
        <w:t xml:space="preserve"> </w:t>
      </w:r>
      <w:r w:rsidR="4DB1CE38" w:rsidRPr="680511CB">
        <w:rPr>
          <w:rFonts w:eastAsia="Times New Roman" w:cs="Times New Roman"/>
          <w:lang w:val="en-US"/>
        </w:rPr>
        <w:t xml:space="preserve">Các </w:t>
      </w:r>
      <w:r w:rsidR="4DB1CE38" w:rsidRPr="4396488F">
        <w:rPr>
          <w:rFonts w:eastAsia="Times New Roman" w:cs="Times New Roman"/>
          <w:lang w:val="en-US"/>
        </w:rPr>
        <w:t xml:space="preserve">loại: </w:t>
      </w:r>
    </w:p>
    <w:p w14:paraId="6AEB06CE" w14:textId="29202EDD" w:rsidR="4DB1CE38" w:rsidRDefault="66FC4A00" w:rsidP="00A60821">
      <w:pPr>
        <w:spacing w:after="0" w:line="360" w:lineRule="auto"/>
        <w:jc w:val="both"/>
        <w:rPr>
          <w:rFonts w:eastAsia="Times New Roman" w:cs="Times New Roman"/>
          <w:lang w:val="en-US"/>
        </w:rPr>
      </w:pPr>
      <w:r w:rsidRPr="7E7C710C">
        <w:rPr>
          <w:rFonts w:eastAsia="Times New Roman" w:cs="Times New Roman"/>
          <w:b/>
          <w:bCs/>
          <w:i/>
          <w:iCs/>
          <w:color w:val="000000" w:themeColor="text1"/>
          <w:lang w:val="vi"/>
        </w:rPr>
        <w:t xml:space="preserve">a. </w:t>
      </w:r>
      <w:r w:rsidR="4DB1CE38" w:rsidRPr="626889DE">
        <w:rPr>
          <w:rFonts w:eastAsia="Times New Roman" w:cs="Times New Roman"/>
          <w:b/>
          <w:i/>
          <w:color w:val="000000" w:themeColor="text1"/>
          <w:lang w:val="vi"/>
        </w:rPr>
        <w:t>Cây phân loại</w:t>
      </w:r>
      <w:r w:rsidR="4DB1CE38" w:rsidRPr="626889DE">
        <w:rPr>
          <w:rFonts w:eastAsia="Times New Roman" w:cs="Times New Roman"/>
          <w:i/>
          <w:color w:val="000000" w:themeColor="text1"/>
          <w:lang w:val="vi"/>
        </w:rPr>
        <w:t xml:space="preserve"> </w:t>
      </w:r>
      <w:r w:rsidR="4DB1CE38" w:rsidRPr="626889DE">
        <w:rPr>
          <w:rFonts w:eastAsia="Times New Roman" w:cs="Times New Roman"/>
          <w:color w:val="000000" w:themeColor="text1"/>
          <w:lang w:val="vi"/>
        </w:rPr>
        <w:t>(</w:t>
      </w:r>
      <w:r w:rsidR="4DB1CE38" w:rsidRPr="626889DE">
        <w:rPr>
          <w:rFonts w:eastAsia="Times New Roman" w:cs="Times New Roman"/>
          <w:i/>
          <w:color w:val="000000" w:themeColor="text1"/>
          <w:lang w:val="vi"/>
        </w:rPr>
        <w:t>Classification tree</w:t>
      </w:r>
      <w:r w:rsidR="4DB1CE38" w:rsidRPr="3792C352">
        <w:rPr>
          <w:rFonts w:eastAsia="Times New Roman" w:cs="Times New Roman"/>
          <w:color w:val="000000" w:themeColor="text1"/>
          <w:lang w:val="vi"/>
        </w:rPr>
        <w:t>)</w:t>
      </w:r>
    </w:p>
    <w:p w14:paraId="72CCBEDE" w14:textId="7C4BF00B" w:rsidR="071F910A" w:rsidRDefault="23A0E22F" w:rsidP="00A60821">
      <w:pPr>
        <w:spacing w:after="0" w:line="360" w:lineRule="auto"/>
        <w:ind w:firstLine="360"/>
        <w:jc w:val="both"/>
        <w:rPr>
          <w:rFonts w:eastAsia="Times New Roman" w:cs="Times New Roman"/>
          <w:color w:val="000000" w:themeColor="text1"/>
          <w:lang w:val="vi"/>
        </w:rPr>
      </w:pPr>
      <w:r w:rsidRPr="4C47D2CF">
        <w:rPr>
          <w:rFonts w:eastAsia="Times New Roman" w:cs="Times New Roman"/>
          <w:color w:val="000000" w:themeColor="text1"/>
          <w:lang w:val="vi"/>
        </w:rPr>
        <w:t>Cây phân loại:</w:t>
      </w:r>
      <w:r w:rsidR="4DB1CE38" w:rsidRPr="4C47D2CF">
        <w:rPr>
          <w:rFonts w:eastAsia="Times New Roman" w:cs="Times New Roman"/>
          <w:color w:val="000000" w:themeColor="text1"/>
          <w:lang w:val="vi"/>
        </w:rPr>
        <w:t xml:space="preserve"> Trong khi xây dựng cây quyết định, điều chính là chọn thuộc tính tốt nhất từ danh sách tính năng tổng thể của tập dữ liệu cho nút gốc cũng như cho các nút phụ. Việc lựa chọn các thuộc tính tốt nhất đang đạt được với sự trợ giúp của một kỹ thuật được gọi là Biện pháp lựa chọn thuộc tính (ASM).</w:t>
      </w:r>
    </w:p>
    <w:p w14:paraId="6A47D5A9" w14:textId="105739E6" w:rsidR="7EC91A58" w:rsidRPr="00A60821" w:rsidRDefault="250579D8" w:rsidP="00A60821">
      <w:pPr>
        <w:spacing w:line="360" w:lineRule="auto"/>
        <w:ind w:firstLine="360"/>
        <w:rPr>
          <w:rFonts w:eastAsia="Times New Roman" w:cs="Times New Roman"/>
          <w:lang w:val="vi"/>
        </w:rPr>
      </w:pPr>
      <w:r w:rsidRPr="00A60821">
        <w:rPr>
          <w:lang w:val="vi"/>
        </w:rPr>
        <w:t>Entropy là một khái niệm khá thông dụng được thể hiện mức độ hỗn loạn hay độ nhiễu của data</w:t>
      </w:r>
      <w:r w:rsidR="02AC38DD" w:rsidRPr="00A60821">
        <w:rPr>
          <w:lang w:val="vi"/>
        </w:rPr>
        <w:t>.</w:t>
      </w:r>
      <w:r w:rsidR="4976A08E" w:rsidRPr="00A60821">
        <w:rPr>
          <w:lang w:val="vi"/>
        </w:rPr>
        <w:t xml:space="preserve"> Đ</w:t>
      </w:r>
      <w:r w:rsidR="7EC91A58" w:rsidRPr="00A60821">
        <w:rPr>
          <w:lang w:val="vi"/>
        </w:rPr>
        <w:t>ộ giảm của entropy được gọi là information gain</w:t>
      </w:r>
      <w:r w:rsidR="10AE2085" w:rsidRPr="00A60821">
        <w:rPr>
          <w:lang w:val="vi"/>
        </w:rPr>
        <w:t>.</w:t>
      </w:r>
    </w:p>
    <w:p w14:paraId="4FE0FA39" w14:textId="0A517242" w:rsidR="7EC91A58" w:rsidRPr="00A60821" w:rsidRDefault="7EC91A58" w:rsidP="00A60821">
      <w:pPr>
        <w:spacing w:line="360" w:lineRule="auto"/>
        <w:ind w:firstLine="360"/>
        <w:rPr>
          <w:rFonts w:eastAsia="Times New Roman" w:cs="Times New Roman"/>
        </w:rPr>
      </w:pPr>
      <w:r w:rsidRPr="00A60821">
        <w:t>Gini Impurity là chỉ số thể hiện mức độ phân loại sai khi ta chọn ngẫu nhiên một phần tử từ tập data.</w:t>
      </w:r>
    </w:p>
    <w:p w14:paraId="04C41526" w14:textId="10501393" w:rsidR="06439ACD" w:rsidRDefault="06439ACD" w:rsidP="00A60821">
      <w:pPr>
        <w:spacing w:before="240" w:after="0" w:line="360" w:lineRule="auto"/>
        <w:jc w:val="both"/>
        <w:rPr>
          <w:rFonts w:eastAsia="Times New Roman" w:cs="Times New Roman"/>
          <w:szCs w:val="28"/>
        </w:rPr>
      </w:pPr>
      <w:r w:rsidRPr="6CFBAA61">
        <w:rPr>
          <w:rFonts w:asciiTheme="minorHAnsi" w:eastAsiaTheme="minorEastAsia" w:hAnsiTheme="minorHAnsi"/>
          <w:b/>
          <w:bCs/>
          <w:i/>
          <w:iCs/>
          <w:color w:val="000000" w:themeColor="text1"/>
          <w:szCs w:val="28"/>
        </w:rPr>
        <w:lastRenderedPageBreak/>
        <w:t xml:space="preserve">b. </w:t>
      </w:r>
      <w:r w:rsidRPr="6CFBAA61">
        <w:rPr>
          <w:rFonts w:asciiTheme="minorHAnsi" w:eastAsiaTheme="minorEastAsia" w:hAnsiTheme="minorHAnsi"/>
          <w:b/>
          <w:bCs/>
          <w:i/>
          <w:iCs/>
          <w:color w:val="000000" w:themeColor="text1"/>
          <w:szCs w:val="28"/>
          <w:lang w:val="vi"/>
        </w:rPr>
        <w:t>Cây hồ</w:t>
      </w:r>
      <w:r w:rsidRPr="6CFBAA61">
        <w:rPr>
          <w:rFonts w:eastAsia="Times New Roman" w:cs="Times New Roman"/>
          <w:b/>
          <w:bCs/>
          <w:i/>
          <w:iCs/>
          <w:color w:val="000000" w:themeColor="text1"/>
          <w:szCs w:val="28"/>
          <w:lang w:val="vi"/>
        </w:rPr>
        <w:t>i quy</w:t>
      </w:r>
      <w:r w:rsidRPr="6CFBAA61">
        <w:rPr>
          <w:rFonts w:eastAsia="Times New Roman" w:cs="Times New Roman"/>
          <w:i/>
          <w:iCs/>
          <w:color w:val="000000" w:themeColor="text1"/>
          <w:szCs w:val="28"/>
          <w:lang w:val="vi"/>
        </w:rPr>
        <w:t xml:space="preserve"> </w:t>
      </w:r>
      <w:r w:rsidRPr="6CFBAA61">
        <w:rPr>
          <w:rFonts w:eastAsia="Times New Roman" w:cs="Times New Roman"/>
          <w:color w:val="000000" w:themeColor="text1"/>
          <w:szCs w:val="28"/>
          <w:lang w:val="vi"/>
        </w:rPr>
        <w:t>(</w:t>
      </w:r>
      <w:r w:rsidRPr="6CFBAA61">
        <w:rPr>
          <w:rFonts w:eastAsia="Times New Roman" w:cs="Times New Roman"/>
          <w:i/>
          <w:iCs/>
          <w:color w:val="000000" w:themeColor="text1"/>
          <w:szCs w:val="28"/>
          <w:lang w:val="vi"/>
        </w:rPr>
        <w:t>Regression tree</w:t>
      </w:r>
      <w:r w:rsidRPr="6CFBAA61">
        <w:rPr>
          <w:rFonts w:eastAsia="Times New Roman" w:cs="Times New Roman"/>
          <w:color w:val="000000" w:themeColor="text1"/>
          <w:szCs w:val="28"/>
          <w:lang w:val="vi"/>
        </w:rPr>
        <w:t>)</w:t>
      </w:r>
    </w:p>
    <w:p w14:paraId="4344C88D" w14:textId="0DB44126" w:rsidR="06439ACD" w:rsidRDefault="06439ACD" w:rsidP="00A60821">
      <w:pPr>
        <w:spacing w:before="240" w:after="0" w:line="360" w:lineRule="auto"/>
        <w:ind w:firstLine="720"/>
        <w:jc w:val="both"/>
        <w:rPr>
          <w:rFonts w:eastAsia="Times New Roman" w:cs="Times New Roman"/>
          <w:szCs w:val="28"/>
        </w:rPr>
      </w:pPr>
      <w:r w:rsidRPr="6CFBAA61">
        <w:rPr>
          <w:rFonts w:eastAsia="Times New Roman" w:cs="Times New Roman"/>
          <w:color w:val="000000" w:themeColor="text1"/>
          <w:szCs w:val="28"/>
          <w:lang w:val="vi"/>
        </w:rPr>
        <w:t>Cây hồi quy ước lượng các hàm giá có giá trị là số thực thay vì được sử dụng cho các nhiệm vụ phân loại</w:t>
      </w:r>
    </w:p>
    <w:p w14:paraId="56C89EEA" w14:textId="763DFF89" w:rsidR="00A344EE" w:rsidRDefault="00A344EE" w:rsidP="00A60821">
      <w:pPr>
        <w:pStyle w:val="Heading3"/>
        <w:spacing w:line="360" w:lineRule="auto"/>
        <w:jc w:val="both"/>
        <w:rPr>
          <w:rFonts w:cstheme="majorHAnsi"/>
          <w:b/>
          <w:color w:val="4472C4" w:themeColor="accent1"/>
          <w:sz w:val="29"/>
          <w:szCs w:val="29"/>
          <w:lang w:val="en-US"/>
        </w:rPr>
      </w:pPr>
      <w:bookmarkStart w:id="10" w:name="_Toc167403001"/>
      <w:r w:rsidRPr="2CDC1E68">
        <w:rPr>
          <w:b/>
          <w:color w:val="4472C4" w:themeColor="accent1"/>
          <w:sz w:val="29"/>
          <w:szCs w:val="29"/>
          <w:lang w:val="en-US"/>
        </w:rPr>
        <w:t>2.1.2 Ưu điểm</w:t>
      </w:r>
      <w:bookmarkEnd w:id="10"/>
    </w:p>
    <w:p w14:paraId="268D77BF" w14:textId="08C7A2E2" w:rsidR="715EB0C5" w:rsidRDefault="715EB0C5" w:rsidP="00A60821">
      <w:pPr>
        <w:spacing w:line="360" w:lineRule="auto"/>
        <w:ind w:firstLine="720"/>
        <w:rPr>
          <w:lang w:val="en-US"/>
        </w:rPr>
      </w:pPr>
      <w:r w:rsidRPr="2C084C93">
        <w:rPr>
          <w:lang w:val="en-US"/>
        </w:rPr>
        <w:t>Rất đơn giản để hiểu và giải thích</w:t>
      </w:r>
      <w:r w:rsidR="457CCE77" w:rsidRPr="2C084C93">
        <w:rPr>
          <w:lang w:val="en-US"/>
        </w:rPr>
        <w:t xml:space="preserve"> : </w:t>
      </w:r>
      <w:r w:rsidR="457CCE77" w:rsidRPr="4FB0C5DF">
        <w:rPr>
          <w:lang w:val="en-US"/>
        </w:rPr>
        <w:t>có cấu trúc đơn giản và rõ ràng, dễ dàng để trực quan hóa và diễn giải kết quả. Mỗi quyết định trong cây với tập dữ liệu được thêm vào sẽ tương ứng với một điều kiện kiểm tra đơn giản, dễ hiểu lý do vì sao dữ liệu được phân loại theo cách đó.</w:t>
      </w:r>
    </w:p>
    <w:p w14:paraId="27E34EDD" w14:textId="596467C3" w:rsidR="715EB0C5" w:rsidRDefault="715EB0C5" w:rsidP="00A60821">
      <w:pPr>
        <w:spacing w:line="360" w:lineRule="auto"/>
        <w:ind w:firstLine="720"/>
        <w:rPr>
          <w:lang w:val="en-US"/>
        </w:rPr>
      </w:pPr>
      <w:r w:rsidRPr="6696B509">
        <w:rPr>
          <w:lang w:val="en-US"/>
        </w:rPr>
        <w:t>Dữ liệu đầu vào cho sơ đồ Decision tree không cần chuẩn hóa</w:t>
      </w:r>
      <w:r w:rsidR="5BE54240" w:rsidRPr="6696B509">
        <w:rPr>
          <w:lang w:val="en-US"/>
        </w:rPr>
        <w:t>:</w:t>
      </w:r>
      <w:r w:rsidRPr="6696B509">
        <w:rPr>
          <w:lang w:val="en-US"/>
        </w:rPr>
        <w:t xml:space="preserve"> dữ liệu </w:t>
      </w:r>
      <w:r w:rsidR="5BE54240" w:rsidRPr="6696B509">
        <w:rPr>
          <w:lang w:val="en-US"/>
        </w:rPr>
        <w:t xml:space="preserve">đầu vào từ tập dữ </w:t>
      </w:r>
      <w:r w:rsidRPr="6696B509">
        <w:rPr>
          <w:lang w:val="en-US"/>
        </w:rPr>
        <w:t xml:space="preserve"> có dữ liệu giá trị bằng số</w:t>
      </w:r>
      <w:r w:rsidR="0FE4E621" w:rsidRPr="5D9B0B45">
        <w:rPr>
          <w:lang w:val="en-US"/>
        </w:rPr>
        <w:t>,</w:t>
      </w:r>
      <w:r w:rsidRPr="6696B509">
        <w:rPr>
          <w:lang w:val="en-US"/>
        </w:rPr>
        <w:t xml:space="preserve"> tên</w:t>
      </w:r>
      <w:r w:rsidR="30BCA167" w:rsidRPr="6696B509">
        <w:rPr>
          <w:lang w:val="en-US"/>
        </w:rPr>
        <w:t>,</w:t>
      </w:r>
      <w:r w:rsidRPr="6696B509">
        <w:rPr>
          <w:lang w:val="en-US"/>
        </w:rPr>
        <w:t xml:space="preserve"> thể loại.</w:t>
      </w:r>
    </w:p>
    <w:p w14:paraId="456913DF" w14:textId="2DF41C67" w:rsidR="60326704" w:rsidRDefault="715EB0C5" w:rsidP="00A60821">
      <w:pPr>
        <w:spacing w:line="360" w:lineRule="auto"/>
        <w:ind w:firstLine="720"/>
        <w:rPr>
          <w:lang w:val="en-US"/>
        </w:rPr>
      </w:pPr>
      <w:r w:rsidRPr="5D9B0B45">
        <w:rPr>
          <w:lang w:val="en-US"/>
        </w:rPr>
        <w:t>Cho kết quả nhanh chóng từ các giá trị nhập vào, tiết kiệm được thời gian ra quyết định</w:t>
      </w:r>
    </w:p>
    <w:p w14:paraId="77DDC191" w14:textId="29151CAF" w:rsidR="00A344EE" w:rsidRPr="00A344EE" w:rsidRDefault="00A344EE" w:rsidP="00A344EE">
      <w:pPr>
        <w:pStyle w:val="Heading3"/>
        <w:spacing w:line="360" w:lineRule="auto"/>
        <w:rPr>
          <w:b/>
          <w:color w:val="4472C4" w:themeColor="accent1"/>
          <w:sz w:val="29"/>
          <w:szCs w:val="29"/>
          <w:lang w:val="en-US"/>
        </w:rPr>
      </w:pPr>
      <w:bookmarkStart w:id="11" w:name="_Toc167403002"/>
      <w:r w:rsidRPr="6D43158E">
        <w:rPr>
          <w:b/>
          <w:color w:val="4472C4" w:themeColor="accent1"/>
          <w:sz w:val="29"/>
          <w:szCs w:val="29"/>
          <w:lang w:val="en-US"/>
        </w:rPr>
        <w:t>2.1.3 Nhược điểm</w:t>
      </w:r>
      <w:bookmarkEnd w:id="11"/>
    </w:p>
    <w:p w14:paraId="4E34151D" w14:textId="57C7E6D7" w:rsidR="63AB36EC" w:rsidRDefault="63AB36EC" w:rsidP="00A60821">
      <w:pPr>
        <w:spacing w:line="360" w:lineRule="auto"/>
        <w:ind w:firstLine="720"/>
        <w:rPr>
          <w:lang w:val="en-US"/>
        </w:rPr>
      </w:pPr>
      <w:r w:rsidRPr="3B5AD1C3">
        <w:rPr>
          <w:lang w:val="en-US"/>
        </w:rPr>
        <w:t xml:space="preserve">Phụ thuộc rất lớn vào dữ liệu đầu vào được nhập, cấu trúc mô hình của cây quyết định có thể bị thay đổi hoàn </w:t>
      </w:r>
      <w:r w:rsidR="505DB468" w:rsidRPr="3ACBFBED">
        <w:rPr>
          <w:lang w:val="en-US"/>
        </w:rPr>
        <w:t>toàn bởi</w:t>
      </w:r>
      <w:r w:rsidRPr="3ACBFBED">
        <w:rPr>
          <w:lang w:val="en-US"/>
        </w:rPr>
        <w:t xml:space="preserve"> </w:t>
      </w:r>
      <w:r w:rsidR="31C8A181" w:rsidRPr="3ACBFBED">
        <w:rPr>
          <w:lang w:val="en-US"/>
        </w:rPr>
        <w:t xml:space="preserve">một thay đổi nhỏ </w:t>
      </w:r>
      <w:r w:rsidR="2A49F79B" w:rsidRPr="3ACBFBED">
        <w:rPr>
          <w:lang w:val="en-US"/>
        </w:rPr>
        <w:t>trên tập dữ liệu ban đầu.</w:t>
      </w:r>
    </w:p>
    <w:p w14:paraId="6AFD45C8" w14:textId="00A8CB13" w:rsidR="4E1FB4C6" w:rsidRDefault="63AB36EC" w:rsidP="00A60821">
      <w:pPr>
        <w:spacing w:line="360" w:lineRule="auto"/>
        <w:ind w:firstLine="720"/>
        <w:rPr>
          <w:lang w:val="en-US"/>
        </w:rPr>
      </w:pPr>
      <w:r w:rsidRPr="172675AC">
        <w:rPr>
          <w:szCs w:val="28"/>
          <w:lang w:val="en-US"/>
        </w:rPr>
        <w:t>Kết quả dự báo chỉ mang tính chất dự báo, không bao giờ đảm bảo được 100% chính xác</w:t>
      </w:r>
      <w:r w:rsidR="0FB5FEF5" w:rsidRPr="172675AC">
        <w:rPr>
          <w:szCs w:val="28"/>
          <w:lang w:val="en-US"/>
        </w:rPr>
        <w:t xml:space="preserve"> bởi chỉ cần dữ liệu đầu vào bị thay đổi nhỏ có thể dẫn tới kết quả dự báo mới. Nếu có các giá trị sai lệch hoặc thiếu trong các thuộc tính như "workclass" và "occupation" như ký tự "?", mô hình có thể tạo ra các quyết định không chính xác.</w:t>
      </w:r>
    </w:p>
    <w:p w14:paraId="6F567029" w14:textId="1659845F" w:rsidR="006C6AD9" w:rsidRDefault="00F96F25" w:rsidP="108F794C">
      <w:pPr>
        <w:pStyle w:val="Heading2"/>
        <w:spacing w:line="360" w:lineRule="auto"/>
        <w:rPr>
          <w:b/>
          <w:bCs/>
          <w:color w:val="4472C4" w:themeColor="accent1"/>
          <w:sz w:val="36"/>
          <w:szCs w:val="36"/>
          <w:lang w:val="en-US"/>
        </w:rPr>
      </w:pPr>
      <w:bookmarkStart w:id="12" w:name="_Toc167403003"/>
      <w:r w:rsidRPr="108F794C">
        <w:rPr>
          <w:b/>
          <w:bCs/>
          <w:color w:val="4472C4" w:themeColor="accent1"/>
          <w:sz w:val="36"/>
          <w:szCs w:val="36"/>
          <w:lang w:val="en-US"/>
        </w:rPr>
        <w:lastRenderedPageBreak/>
        <w:t>2.</w:t>
      </w:r>
      <w:r w:rsidR="006C6AD9" w:rsidRPr="108F794C">
        <w:rPr>
          <w:b/>
          <w:bCs/>
          <w:color w:val="4472C4" w:themeColor="accent1"/>
          <w:sz w:val="36"/>
          <w:szCs w:val="36"/>
          <w:lang w:val="en-US"/>
        </w:rPr>
        <w:t xml:space="preserve">2 </w:t>
      </w:r>
      <w:r w:rsidR="00CB1485" w:rsidRPr="108F794C">
        <w:rPr>
          <w:b/>
          <w:bCs/>
          <w:color w:val="4472C4" w:themeColor="accent1"/>
          <w:sz w:val="36"/>
          <w:szCs w:val="36"/>
          <w:lang w:val="en-US"/>
        </w:rPr>
        <w:t>Random forest</w:t>
      </w:r>
      <w:bookmarkEnd w:id="12"/>
      <w:r w:rsidR="451353B2" w:rsidRPr="108F794C">
        <w:rPr>
          <w:b/>
          <w:bCs/>
          <w:color w:val="4472C4" w:themeColor="accent1"/>
          <w:sz w:val="36"/>
          <w:szCs w:val="36"/>
          <w:lang w:val="en-US"/>
        </w:rPr>
        <w:t xml:space="preserve"> </w:t>
      </w:r>
    </w:p>
    <w:p w14:paraId="7441BA61" w14:textId="294992B4" w:rsidR="00A344EE" w:rsidRDefault="00A344EE" w:rsidP="00A344EE">
      <w:pPr>
        <w:pStyle w:val="Heading3"/>
        <w:spacing w:line="360" w:lineRule="auto"/>
        <w:rPr>
          <w:rFonts w:cstheme="majorHAnsi"/>
          <w:b/>
          <w:bCs/>
          <w:color w:val="4472C4" w:themeColor="accent1"/>
          <w:sz w:val="29"/>
          <w:szCs w:val="29"/>
          <w:lang w:val="en-US"/>
        </w:rPr>
      </w:pPr>
      <w:bookmarkStart w:id="13" w:name="_Toc167403004"/>
      <w:r>
        <w:rPr>
          <w:rFonts w:cstheme="majorHAnsi"/>
          <w:b/>
          <w:bCs/>
          <w:color w:val="4472C4" w:themeColor="accent1"/>
          <w:sz w:val="29"/>
          <w:szCs w:val="29"/>
          <w:lang w:val="en-US"/>
        </w:rPr>
        <w:t xml:space="preserve">2.2.1 </w:t>
      </w:r>
      <w:r>
        <w:rPr>
          <w:rFonts w:cstheme="majorHAnsi"/>
          <w:b/>
          <w:color w:val="4472C4" w:themeColor="accent1"/>
          <w:sz w:val="29"/>
          <w:szCs w:val="29"/>
          <w:lang w:val="en-US"/>
        </w:rPr>
        <w:t>Sơ lược về lý thuyết</w:t>
      </w:r>
      <w:bookmarkEnd w:id="13"/>
    </w:p>
    <w:p w14:paraId="18981825" w14:textId="21FDF136" w:rsidR="00A344EE" w:rsidRDefault="75919AB5" w:rsidP="00A60821">
      <w:pPr>
        <w:pStyle w:val="Heading4"/>
        <w:spacing w:line="360" w:lineRule="auto"/>
        <w:rPr>
          <w:lang w:val="en-US"/>
        </w:rPr>
      </w:pPr>
      <w:r w:rsidRPr="70FD0590">
        <w:rPr>
          <w:lang w:val="en-US"/>
        </w:rPr>
        <w:t>2.2.1.1. Định nghĩa</w:t>
      </w:r>
    </w:p>
    <w:p w14:paraId="23C2CD03" w14:textId="74FE5C37" w:rsidR="75919AB5" w:rsidRDefault="75919AB5" w:rsidP="00A60821">
      <w:pPr>
        <w:spacing w:line="360" w:lineRule="auto"/>
        <w:ind w:firstLine="720"/>
        <w:jc w:val="both"/>
        <w:rPr>
          <w:lang w:val="en-US"/>
        </w:rPr>
      </w:pPr>
      <w:r w:rsidRPr="172675AC">
        <w:rPr>
          <w:lang w:val="en-US"/>
        </w:rPr>
        <w:t xml:space="preserve">Random forest là một phương pháp thống kê mô hình hóa bằng máy (machine learning statistic)dùng để phục vụ các mục đích phân loại, tính hồi quy và các nhiệm vụ khác bằng cách xây dựng nhiều cây quyết định (Decision tree). </w:t>
      </w:r>
    </w:p>
    <w:p w14:paraId="18C12091" w14:textId="19A02BBE" w:rsidR="70FD0590" w:rsidRDefault="17F602A9" w:rsidP="00A60821">
      <w:pPr>
        <w:pStyle w:val="Heading4"/>
        <w:jc w:val="both"/>
        <w:rPr>
          <w:lang w:val="en-US"/>
        </w:rPr>
      </w:pPr>
      <w:r w:rsidRPr="48ADE4DC">
        <w:rPr>
          <w:lang w:val="en-US"/>
        </w:rPr>
        <w:t>2.2.1.2. Đặc điểm của Random forest</w:t>
      </w:r>
    </w:p>
    <w:p w14:paraId="7536093F" w14:textId="19A02BBE" w:rsidR="17F602A9" w:rsidRDefault="17F602A9" w:rsidP="00A60821">
      <w:pPr>
        <w:spacing w:line="360" w:lineRule="auto"/>
        <w:ind w:firstLine="720"/>
        <w:jc w:val="both"/>
        <w:rPr>
          <w:lang w:val="en-US"/>
        </w:rPr>
      </w:pPr>
      <w:r w:rsidRPr="4FB3F8F7">
        <w:rPr>
          <w:lang w:val="en-US"/>
        </w:rPr>
        <w:t>Random Forest là một thuật toán học có giám sát, được sử dụng để giải quyết bài toán phân loại và hồi quy, một số đặc điểm nổi bật:</w:t>
      </w:r>
    </w:p>
    <w:p w14:paraId="2394FF8C" w14:textId="7B59FACA" w:rsidR="17F602A9" w:rsidRDefault="00A60821" w:rsidP="00A60821">
      <w:pPr>
        <w:spacing w:line="360" w:lineRule="auto"/>
        <w:ind w:firstLine="720"/>
        <w:jc w:val="both"/>
        <w:rPr>
          <w:lang w:val="en-US"/>
        </w:rPr>
      </w:pPr>
      <w:r>
        <w:rPr>
          <w:lang w:val="en-US"/>
        </w:rPr>
        <w:t xml:space="preserve">- </w:t>
      </w:r>
      <w:r w:rsidR="17F602A9" w:rsidRPr="697C49DD">
        <w:rPr>
          <w:lang w:val="en-US"/>
        </w:rPr>
        <w:t>Ensemble Learning: kết hợp nhiều bộ phân loại để giải quyết vấn đề phức tạp và cải thiện hiệu suất mô hình</w:t>
      </w:r>
    </w:p>
    <w:p w14:paraId="2A288CE8" w14:textId="2FB8D0A0" w:rsidR="17F602A9" w:rsidRDefault="00A60821" w:rsidP="00A60821">
      <w:pPr>
        <w:spacing w:line="360" w:lineRule="auto"/>
        <w:ind w:firstLine="720"/>
        <w:jc w:val="both"/>
        <w:rPr>
          <w:lang w:val="en-US"/>
        </w:rPr>
      </w:pPr>
      <w:r>
        <w:rPr>
          <w:lang w:val="en-US"/>
        </w:rPr>
        <w:t xml:space="preserve">- </w:t>
      </w:r>
      <w:r w:rsidR="17F602A9" w:rsidRPr="4FB3F8F7">
        <w:rPr>
          <w:lang w:val="en-US"/>
        </w:rPr>
        <w:t>Xây dựng nhiều cây quyết định: Thuật toán Random Forest xây dựng nhiều cây quyết định (Decision Tree). Mỗi cây quyết định được xây dựng từ một tập dữ liệu khác nhau và có yếu tố ngẫu nhiên.</w:t>
      </w:r>
    </w:p>
    <w:p w14:paraId="03F1BD70" w14:textId="19A02BBE" w:rsidR="17F602A9" w:rsidRDefault="17F602A9" w:rsidP="00A60821">
      <w:pPr>
        <w:spacing w:line="360" w:lineRule="auto"/>
        <w:ind w:firstLine="720"/>
        <w:jc w:val="both"/>
        <w:rPr>
          <w:lang w:val="en-US"/>
        </w:rPr>
      </w:pPr>
      <w:r w:rsidRPr="4FB3F8F7">
        <w:rPr>
          <w:lang w:val="en-US"/>
        </w:rPr>
        <w:t>Nguyên tắc ngẫu nhiên:</w:t>
      </w:r>
    </w:p>
    <w:p w14:paraId="1C5986B7" w14:textId="05F20A8A" w:rsidR="17F602A9" w:rsidRDefault="00A60821" w:rsidP="00A60821">
      <w:pPr>
        <w:spacing w:line="360" w:lineRule="auto"/>
        <w:ind w:firstLine="720"/>
        <w:jc w:val="both"/>
        <w:rPr>
          <w:lang w:val="en-US"/>
        </w:rPr>
      </w:pPr>
      <w:r>
        <w:rPr>
          <w:lang w:val="en-US"/>
        </w:rPr>
        <w:t xml:space="preserve">- </w:t>
      </w:r>
      <w:r w:rsidR="17F602A9" w:rsidRPr="697C49DD">
        <w:rPr>
          <w:lang w:val="en-US"/>
        </w:rPr>
        <w:t>Lấy ngẫu nhiên dữ liệu: lấy ngẫu nhiên một tập dữ liệu từ bộ dữ liệu gốc bằng kỹ thuật Bootstrapping (random sampling with replacement). Tập dữ liệu mới có thể chứa các dữ liệu trùng nhau.</w:t>
      </w:r>
    </w:p>
    <w:p w14:paraId="44D0DA26" w14:textId="3D30282E" w:rsidR="17F602A9" w:rsidRDefault="00A60821" w:rsidP="00A60821">
      <w:pPr>
        <w:spacing w:line="360" w:lineRule="auto"/>
        <w:ind w:firstLine="720"/>
        <w:jc w:val="both"/>
        <w:rPr>
          <w:lang w:val="en-US"/>
        </w:rPr>
      </w:pPr>
      <w:r>
        <w:rPr>
          <w:lang w:val="en-US"/>
        </w:rPr>
        <w:t xml:space="preserve">- </w:t>
      </w:r>
      <w:r w:rsidR="17F602A9" w:rsidRPr="697C49DD">
        <w:rPr>
          <w:lang w:val="en-US"/>
        </w:rPr>
        <w:t xml:space="preserve">Lấy ngẫu nhiên các thuộc tính: </w:t>
      </w:r>
      <w:r w:rsidR="1EE01090" w:rsidRPr="0DB71E0A">
        <w:rPr>
          <w:lang w:val="en-US"/>
        </w:rPr>
        <w:t>trên</w:t>
      </w:r>
      <w:r w:rsidR="17F602A9" w:rsidRPr="697C49DD">
        <w:rPr>
          <w:lang w:val="en-US"/>
        </w:rPr>
        <w:t xml:space="preserve"> tập dữ liệu mới, chọn ngẫu nhiên một số thuộc tính để xây dựng cây quyết định.</w:t>
      </w:r>
    </w:p>
    <w:p w14:paraId="451FC2CA" w14:textId="77395DD6" w:rsidR="17F602A9" w:rsidRDefault="17F602A9" w:rsidP="00A60821">
      <w:pPr>
        <w:pStyle w:val="Heading4"/>
        <w:jc w:val="both"/>
        <w:rPr>
          <w:lang w:val="en-US"/>
        </w:rPr>
      </w:pPr>
      <w:r w:rsidRPr="4FB3F8F7">
        <w:rPr>
          <w:lang w:val="en-US"/>
        </w:rPr>
        <w:t>2.2.1.3. Cách hoạt động của Random forest</w:t>
      </w:r>
    </w:p>
    <w:p w14:paraId="767E9540" w14:textId="7E963236" w:rsidR="17F602A9" w:rsidRPr="00A60821" w:rsidRDefault="17F602A9" w:rsidP="006C4A34">
      <w:pPr>
        <w:shd w:val="clear" w:color="auto" w:fill="FFFFFF" w:themeFill="background1"/>
        <w:spacing w:before="240" w:after="240" w:line="360" w:lineRule="auto"/>
        <w:jc w:val="both"/>
        <w:rPr>
          <w:rFonts w:eastAsiaTheme="minorEastAsia" w:cs="Times New Roman"/>
          <w:color w:val="000000" w:themeColor="text1"/>
          <w:lang w:val="en-US"/>
        </w:rPr>
      </w:pPr>
      <w:r w:rsidRPr="00A60821">
        <w:rPr>
          <w:rFonts w:eastAsiaTheme="minorEastAsia" w:cs="Times New Roman"/>
          <w:color w:val="000000" w:themeColor="text1"/>
          <w:lang w:val="en-US"/>
        </w:rPr>
        <w:t xml:space="preserve">Bước 1: Xây dựng tập dữ liệu ngẫu nhiên từ training </w:t>
      </w:r>
      <w:r w:rsidR="2753B5CF" w:rsidRPr="00A60821">
        <w:rPr>
          <w:rFonts w:eastAsiaTheme="minorEastAsia" w:cs="Times New Roman"/>
          <w:color w:val="000000" w:themeColor="text1"/>
          <w:lang w:val="en-US"/>
        </w:rPr>
        <w:t>set:</w:t>
      </w:r>
    </w:p>
    <w:p w14:paraId="01A1AC59" w14:textId="1F030A90" w:rsidR="17F602A9" w:rsidRPr="00A60821" w:rsidRDefault="17F602A9" w:rsidP="006C4A34">
      <w:pPr>
        <w:pStyle w:val="ListParagraph"/>
        <w:numPr>
          <w:ilvl w:val="0"/>
          <w:numId w:val="5"/>
        </w:numPr>
        <w:shd w:val="clear" w:color="auto" w:fill="FFFFFF" w:themeFill="background1"/>
        <w:spacing w:before="240" w:after="240" w:line="360" w:lineRule="auto"/>
        <w:jc w:val="both"/>
        <w:rPr>
          <w:rFonts w:eastAsiaTheme="minorEastAsia" w:cs="Times New Roman"/>
          <w:color w:val="000000" w:themeColor="text1"/>
          <w:szCs w:val="28"/>
          <w:lang w:val="en-US"/>
        </w:rPr>
      </w:pPr>
      <w:r w:rsidRPr="00A60821">
        <w:rPr>
          <w:rFonts w:eastAsiaTheme="minorEastAsia" w:cs="Times New Roman"/>
          <w:color w:val="000000" w:themeColor="text1"/>
          <w:szCs w:val="28"/>
          <w:lang w:val="en-US"/>
        </w:rPr>
        <w:t>Dùng kỹ thuật Bootstrapping (random sampling with replacement)</w:t>
      </w:r>
    </w:p>
    <w:p w14:paraId="32B5A2F0" w14:textId="608C52AA" w:rsidR="17F602A9" w:rsidRPr="00A60821" w:rsidRDefault="17F602A9" w:rsidP="006C4A34">
      <w:pPr>
        <w:pStyle w:val="ListParagraph"/>
        <w:numPr>
          <w:ilvl w:val="0"/>
          <w:numId w:val="4"/>
        </w:numPr>
        <w:shd w:val="clear" w:color="auto" w:fill="FFFFFF" w:themeFill="background1"/>
        <w:spacing w:before="240" w:after="240" w:line="360" w:lineRule="auto"/>
        <w:jc w:val="both"/>
        <w:rPr>
          <w:rFonts w:eastAsiaTheme="minorEastAsia" w:cs="Times New Roman"/>
          <w:color w:val="000000" w:themeColor="text1"/>
          <w:szCs w:val="28"/>
          <w:lang w:val="en-US"/>
        </w:rPr>
      </w:pPr>
      <w:r w:rsidRPr="00A60821">
        <w:rPr>
          <w:rFonts w:eastAsiaTheme="minorEastAsia" w:cs="Times New Roman"/>
          <w:color w:val="000000" w:themeColor="text1"/>
          <w:szCs w:val="28"/>
          <w:lang w:val="en-US"/>
        </w:rPr>
        <w:t>Tập dữ liệu có thể xuất hiện dữ liệu trùng nhau</w:t>
      </w:r>
    </w:p>
    <w:p w14:paraId="0496330A" w14:textId="3296F202" w:rsidR="17F602A9" w:rsidRPr="00A60821" w:rsidRDefault="17F602A9" w:rsidP="006C4A34">
      <w:pPr>
        <w:pStyle w:val="ListParagraph"/>
        <w:numPr>
          <w:ilvl w:val="0"/>
          <w:numId w:val="3"/>
        </w:numPr>
        <w:shd w:val="clear" w:color="auto" w:fill="FFFFFF" w:themeFill="background1"/>
        <w:spacing w:before="240" w:after="240" w:line="360" w:lineRule="auto"/>
        <w:jc w:val="both"/>
        <w:rPr>
          <w:rFonts w:eastAsiaTheme="minorEastAsia" w:cs="Times New Roman"/>
          <w:color w:val="000000" w:themeColor="text1"/>
          <w:szCs w:val="28"/>
          <w:lang w:val="en-US"/>
        </w:rPr>
      </w:pPr>
      <w:r w:rsidRPr="00A60821">
        <w:rPr>
          <w:rFonts w:eastAsiaTheme="minorEastAsia" w:cs="Times New Roman"/>
          <w:color w:val="000000" w:themeColor="text1"/>
          <w:szCs w:val="28"/>
          <w:lang w:val="en-US"/>
        </w:rPr>
        <w:t>Tập dữ liệu ngẫu nhiên không lấy toàn bộ dữ liệu trong tập dữ liệu ban đầu</w:t>
      </w:r>
    </w:p>
    <w:p w14:paraId="0D547EBB" w14:textId="0577CC9C" w:rsidR="17F602A9" w:rsidRPr="00A60821" w:rsidRDefault="17F602A9" w:rsidP="00A60821">
      <w:pPr>
        <w:shd w:val="clear" w:color="auto" w:fill="FFFFFF" w:themeFill="background1"/>
        <w:spacing w:before="240" w:after="240" w:line="360" w:lineRule="auto"/>
        <w:jc w:val="both"/>
        <w:rPr>
          <w:rFonts w:eastAsiaTheme="minorEastAsia" w:cs="Times New Roman"/>
          <w:color w:val="000000" w:themeColor="text1"/>
          <w:lang w:val="en-US"/>
        </w:rPr>
      </w:pPr>
      <w:r w:rsidRPr="00A60821">
        <w:rPr>
          <w:rFonts w:eastAsiaTheme="minorEastAsia" w:cs="Times New Roman"/>
          <w:color w:val="000000" w:themeColor="text1"/>
          <w:lang w:val="en-US"/>
        </w:rPr>
        <w:lastRenderedPageBreak/>
        <w:t>Bước 2: Xây dựng Decision Tree (cây quyết định) từ tập dữ liệu ngẫu nhiên bên trên</w:t>
      </w:r>
    </w:p>
    <w:p w14:paraId="7927B4F5" w14:textId="079E1B25" w:rsidR="17F602A9" w:rsidRPr="00A60821" w:rsidRDefault="17F602A9" w:rsidP="00A60821">
      <w:pPr>
        <w:pStyle w:val="ListParagraph"/>
        <w:numPr>
          <w:ilvl w:val="0"/>
          <w:numId w:val="2"/>
        </w:numPr>
        <w:shd w:val="clear" w:color="auto" w:fill="FFFFFF" w:themeFill="background1"/>
        <w:spacing w:before="240" w:after="240" w:line="360" w:lineRule="auto"/>
        <w:jc w:val="both"/>
        <w:rPr>
          <w:rFonts w:eastAsiaTheme="minorEastAsia" w:cs="Times New Roman"/>
          <w:color w:val="000000" w:themeColor="text1"/>
          <w:szCs w:val="28"/>
          <w:lang w:val="en-US"/>
        </w:rPr>
      </w:pPr>
      <w:r w:rsidRPr="00A60821">
        <w:rPr>
          <w:rFonts w:eastAsiaTheme="minorEastAsia" w:cs="Times New Roman"/>
          <w:color w:val="000000" w:themeColor="text1"/>
          <w:szCs w:val="28"/>
          <w:lang w:val="en-US"/>
        </w:rPr>
        <w:t>Lựa chọn ngẫu nhiên một số thuộc tính để xây dựng cây quyết định</w:t>
      </w:r>
    </w:p>
    <w:p w14:paraId="4A5B68FD" w14:textId="0DB04478" w:rsidR="17F602A9" w:rsidRPr="00A60821" w:rsidRDefault="17F602A9" w:rsidP="00A60821">
      <w:pPr>
        <w:pStyle w:val="ListParagraph"/>
        <w:numPr>
          <w:ilvl w:val="0"/>
          <w:numId w:val="1"/>
        </w:numPr>
        <w:shd w:val="clear" w:color="auto" w:fill="FFFFFF" w:themeFill="background1"/>
        <w:spacing w:before="240" w:after="240" w:line="360" w:lineRule="auto"/>
        <w:jc w:val="both"/>
        <w:rPr>
          <w:rFonts w:eastAsiaTheme="minorEastAsia" w:cs="Times New Roman"/>
          <w:color w:val="000000" w:themeColor="text1"/>
          <w:szCs w:val="28"/>
          <w:lang w:val="en-US"/>
        </w:rPr>
      </w:pPr>
      <w:r w:rsidRPr="00A60821">
        <w:rPr>
          <w:rFonts w:eastAsiaTheme="minorEastAsia" w:cs="Times New Roman"/>
          <w:color w:val="000000" w:themeColor="text1"/>
          <w:szCs w:val="28"/>
          <w:lang w:val="en-US"/>
        </w:rPr>
        <w:t>Dự đoán trên từng cây quyết định.</w:t>
      </w:r>
    </w:p>
    <w:p w14:paraId="5DACC76F" w14:textId="4AD5EE59" w:rsidR="79BCCC8F" w:rsidRPr="00A60821" w:rsidRDefault="17F602A9" w:rsidP="00A60821">
      <w:pPr>
        <w:shd w:val="clear" w:color="auto" w:fill="FFFFFF" w:themeFill="background1"/>
        <w:spacing w:before="240" w:after="240" w:line="360" w:lineRule="auto"/>
        <w:jc w:val="both"/>
        <w:rPr>
          <w:rFonts w:eastAsiaTheme="minorEastAsia" w:cs="Times New Roman"/>
          <w:color w:val="000000" w:themeColor="text1"/>
          <w:lang w:val="en-US"/>
        </w:rPr>
      </w:pPr>
      <w:r w:rsidRPr="00A60821">
        <w:rPr>
          <w:rFonts w:eastAsiaTheme="minorEastAsia" w:cs="Times New Roman"/>
          <w:color w:val="000000" w:themeColor="text1"/>
          <w:lang w:val="en-US"/>
        </w:rPr>
        <w:t>Bước 3: Lặp lại bước 1, bước 2</w:t>
      </w:r>
    </w:p>
    <w:p w14:paraId="162C235B" w14:textId="0577CC9C" w:rsidR="79BCCC8F" w:rsidRPr="00A60821" w:rsidRDefault="17F602A9" w:rsidP="00A60821">
      <w:pPr>
        <w:shd w:val="clear" w:color="auto" w:fill="FFFFFF" w:themeFill="background1"/>
        <w:spacing w:before="240" w:after="240" w:line="360" w:lineRule="auto"/>
        <w:jc w:val="both"/>
        <w:rPr>
          <w:rFonts w:eastAsiaTheme="minorEastAsia" w:cs="Times New Roman"/>
          <w:color w:val="000000" w:themeColor="text1"/>
          <w:lang w:val="en-US"/>
        </w:rPr>
      </w:pPr>
      <w:r w:rsidRPr="00A60821">
        <w:rPr>
          <w:rFonts w:eastAsiaTheme="minorEastAsia" w:cs="Times New Roman"/>
          <w:color w:val="000000" w:themeColor="text1"/>
          <w:lang w:val="en-US"/>
        </w:rPr>
        <w:t>Bước 4: Tổng hợp kết quả: Kết quả cuối cùng được tổng hợp từ các cây quyết định. Dự đoán cuối cùng được quyết định bằng cách lấy mode (đối với bài toán phân loại) hoặc trung bình (đối với bài toán hồi quy) từ tất cả cây quyết định.</w:t>
      </w:r>
    </w:p>
    <w:p w14:paraId="1DE3157E" w14:textId="07E65AB8" w:rsidR="00A344EE" w:rsidRDefault="00A344EE" w:rsidP="00A60821">
      <w:pPr>
        <w:pStyle w:val="Heading3"/>
        <w:spacing w:line="360" w:lineRule="auto"/>
        <w:rPr>
          <w:b/>
          <w:bCs/>
          <w:color w:val="4472C4" w:themeColor="accent1"/>
          <w:sz w:val="29"/>
          <w:szCs w:val="29"/>
          <w:lang w:val="en-US"/>
        </w:rPr>
      </w:pPr>
      <w:bookmarkStart w:id="14" w:name="_Toc167403005"/>
      <w:r w:rsidRPr="172675AC">
        <w:rPr>
          <w:b/>
          <w:bCs/>
          <w:color w:val="4472C4" w:themeColor="accent1"/>
          <w:sz w:val="29"/>
          <w:szCs w:val="29"/>
          <w:lang w:val="en-US"/>
        </w:rPr>
        <w:t>2.2.2 Ưu điểm</w:t>
      </w:r>
      <w:bookmarkEnd w:id="14"/>
    </w:p>
    <w:p w14:paraId="5BE04C19" w14:textId="2C407A7D" w:rsidR="7F6118E4" w:rsidRDefault="3DBFB261" w:rsidP="00A60821">
      <w:pPr>
        <w:spacing w:line="360" w:lineRule="auto"/>
        <w:ind w:firstLine="720"/>
        <w:rPr>
          <w:lang w:val="vi"/>
        </w:rPr>
      </w:pPr>
      <w:r w:rsidRPr="172675AC">
        <w:rPr>
          <w:lang w:val="vi"/>
        </w:rPr>
        <w:t>- Random Forest xây dựng nhiều cây quyết định dựa trên các mẫu ngẫu nhiên từ tập dữ liệu huấn luyện và kết hợp các kết quả của chúng. Điều này giúp giảm thiểu overfitting.</w:t>
      </w:r>
    </w:p>
    <w:p w14:paraId="79434853" w14:textId="7E983C0C" w:rsidR="7F6118E4" w:rsidRDefault="7F6118E4" w:rsidP="00A60821">
      <w:pPr>
        <w:spacing w:line="360" w:lineRule="auto"/>
        <w:ind w:firstLine="720"/>
        <w:rPr>
          <w:lang w:val="vi"/>
        </w:rPr>
      </w:pPr>
      <w:r w:rsidRPr="6C1FB256">
        <w:rPr>
          <w:lang w:val="vi"/>
        </w:rPr>
        <w:t xml:space="preserve">- </w:t>
      </w:r>
      <w:r w:rsidR="66D2D414" w:rsidRPr="6C1FB256">
        <w:rPr>
          <w:lang w:val="vi"/>
        </w:rPr>
        <w:t>Tập dữ liệu của có nhiều giá trị thiếu (ký tự "?"), đặc biệt trong các thuộc tính như "workclass" và "occupation". Random Forest có khả năng xử lý tốt các trường hợp dữ liệu thiếu thông qua quá trình xây dựng nhiều cây, mỗi cây có thể sử dụng các phần khác nhau của dữ liệu có sẵn.</w:t>
      </w:r>
    </w:p>
    <w:p w14:paraId="25EAE76C" w14:textId="35CEA0E3" w:rsidR="7F6118E4" w:rsidRDefault="66D2D414" w:rsidP="00A60821">
      <w:pPr>
        <w:spacing w:line="360" w:lineRule="auto"/>
        <w:ind w:firstLine="720"/>
        <w:rPr>
          <w:lang w:val="vi"/>
        </w:rPr>
      </w:pPr>
      <w:r w:rsidRPr="172675AC">
        <w:rPr>
          <w:lang w:val="vi"/>
        </w:rPr>
        <w:t>- Tăng độ chính xác hơn cho mô hình : tổng hợp dự đoán từ nhiều cây quyết định giúp tăng độ chính xác của mô hình so với một cây quyết định đơn lẻ.</w:t>
      </w:r>
    </w:p>
    <w:p w14:paraId="05D478EC" w14:textId="4C0583AC" w:rsidR="00A344EE" w:rsidRPr="00A344EE" w:rsidRDefault="00A344EE" w:rsidP="4C47D2CF">
      <w:pPr>
        <w:pStyle w:val="Heading3"/>
        <w:spacing w:line="360" w:lineRule="auto"/>
        <w:rPr>
          <w:b/>
          <w:bCs/>
          <w:color w:val="4472C4" w:themeColor="accent1"/>
          <w:sz w:val="29"/>
          <w:szCs w:val="29"/>
          <w:lang w:val="en-US"/>
        </w:rPr>
      </w:pPr>
      <w:bookmarkStart w:id="15" w:name="_Toc167403006"/>
      <w:r w:rsidRPr="4C47D2CF">
        <w:rPr>
          <w:b/>
          <w:bCs/>
          <w:color w:val="4472C4" w:themeColor="accent1"/>
          <w:sz w:val="29"/>
          <w:szCs w:val="29"/>
          <w:lang w:val="en-US"/>
        </w:rPr>
        <w:t>2.2.3 Nhược điểm</w:t>
      </w:r>
      <w:bookmarkEnd w:id="15"/>
    </w:p>
    <w:p w14:paraId="7C5B32A6" w14:textId="5323E211" w:rsidR="00C13440" w:rsidRDefault="53F9B21B" w:rsidP="00A60821">
      <w:pPr>
        <w:spacing w:line="360" w:lineRule="auto"/>
        <w:ind w:firstLine="720"/>
        <w:jc w:val="both"/>
        <w:rPr>
          <w:lang w:val="vi"/>
        </w:rPr>
      </w:pPr>
      <w:r w:rsidRPr="6C1FB256">
        <w:rPr>
          <w:lang w:val="en-US"/>
        </w:rPr>
        <w:t xml:space="preserve">- </w:t>
      </w:r>
      <w:r w:rsidRPr="6C1FB256">
        <w:rPr>
          <w:lang w:val="vi"/>
        </w:rPr>
        <w:t xml:space="preserve">Tốn Nhiều Bộ Nhớ và Thời Gian: </w:t>
      </w:r>
      <w:r w:rsidR="7837EE5D" w:rsidRPr="6C1FB256">
        <w:rPr>
          <w:lang w:val="vi"/>
        </w:rPr>
        <w:t>mô hình xây dựng nhiều cây quyết định, đòi hỏi nhiều tài nguyên tính toán và bộ nhớ hơn, với các tập dữ liệu lớn đưa vào quá trình huấn luyện và dự đoán có thể trở nên tốn kém về mặt tài nguyên.</w:t>
      </w:r>
    </w:p>
    <w:p w14:paraId="642C3F68" w14:textId="5323E211" w:rsidR="00C13440" w:rsidRDefault="7837EE5D" w:rsidP="00A60821">
      <w:pPr>
        <w:spacing w:line="360" w:lineRule="auto"/>
        <w:ind w:left="720"/>
        <w:jc w:val="both"/>
        <w:rPr>
          <w:lang w:val="vi"/>
        </w:rPr>
      </w:pPr>
      <w:r w:rsidRPr="0A549AEF">
        <w:rPr>
          <w:lang w:val="vi"/>
        </w:rPr>
        <w:t>- K</w:t>
      </w:r>
      <w:r w:rsidRPr="6C1FB256">
        <w:rPr>
          <w:lang w:val="vi"/>
        </w:rPr>
        <w:t>hó diễn giải về mô hình</w:t>
      </w:r>
      <w:r w:rsidR="77BBFC06" w:rsidRPr="6C1FB256">
        <w:rPr>
          <w:lang w:val="vi"/>
        </w:rPr>
        <w:t xml:space="preserve"> sinh ra sau khi khai phá tập dữ liệu</w:t>
      </w:r>
      <w:r w:rsidRPr="6C1FB256">
        <w:rPr>
          <w:lang w:val="vi"/>
        </w:rPr>
        <w:t xml:space="preserve">: có nhiều cây quyết định trong mô hình khiến cho việc giải thích chi tiết </w:t>
      </w:r>
      <w:r w:rsidR="7B652C6F" w:rsidRPr="6C1FB256">
        <w:rPr>
          <w:lang w:val="vi"/>
        </w:rPr>
        <w:t>trở nên khó khăn hơn.</w:t>
      </w:r>
    </w:p>
    <w:p w14:paraId="4758FBEA" w14:textId="391BD4B7" w:rsidR="00C13440" w:rsidRDefault="7B652C6F" w:rsidP="00A60821">
      <w:pPr>
        <w:spacing w:line="360" w:lineRule="auto"/>
        <w:ind w:firstLine="720"/>
        <w:jc w:val="both"/>
        <w:rPr>
          <w:lang w:val="vi"/>
        </w:rPr>
      </w:pPr>
      <w:r w:rsidRPr="0A549AEF">
        <w:rPr>
          <w:lang w:val="vi"/>
        </w:rPr>
        <w:lastRenderedPageBreak/>
        <w:t xml:space="preserve">- </w:t>
      </w:r>
      <w:r w:rsidR="4E195AD7" w:rsidRPr="0A549AEF">
        <w:rPr>
          <w:lang w:val="vi"/>
        </w:rPr>
        <w:t xml:space="preserve">Việc huấn luyện lâu hơn so </w:t>
      </w:r>
      <w:r w:rsidR="4E195AD7" w:rsidRPr="6C1FB256">
        <w:rPr>
          <w:lang w:val="vi"/>
        </w:rPr>
        <w:t>với mô hình decision tree: bởi vì xây dựng nhiều cây quyết định hơn cho tập dữ liệu ban đầu cho nên việc xử lý dữ liệu sẽ trở nên tốt thời gian hơn.</w:t>
      </w:r>
    </w:p>
    <w:p w14:paraId="2BC78114" w14:textId="2DC818DB" w:rsidR="0075261B" w:rsidRPr="0075261B" w:rsidRDefault="0075261B" w:rsidP="0075261B">
      <w:pPr>
        <w:pStyle w:val="Heading2"/>
        <w:spacing w:line="360" w:lineRule="auto"/>
        <w:rPr>
          <w:b/>
          <w:bCs/>
          <w:color w:val="4472C4" w:themeColor="accent1"/>
          <w:sz w:val="36"/>
          <w:szCs w:val="36"/>
          <w:lang w:val="en-US"/>
        </w:rPr>
      </w:pPr>
      <w:bookmarkStart w:id="16" w:name="_Toc167403007"/>
      <w:r w:rsidRPr="108F794C">
        <w:rPr>
          <w:b/>
          <w:bCs/>
          <w:color w:val="4472C4" w:themeColor="accent1"/>
          <w:sz w:val="36"/>
          <w:szCs w:val="36"/>
          <w:lang w:val="en-US"/>
        </w:rPr>
        <w:t>2.</w:t>
      </w:r>
      <w:r>
        <w:rPr>
          <w:b/>
          <w:bCs/>
          <w:color w:val="4472C4" w:themeColor="accent1"/>
          <w:sz w:val="36"/>
          <w:szCs w:val="36"/>
          <w:lang w:val="en-US"/>
        </w:rPr>
        <w:t>3 KNN</w:t>
      </w:r>
      <w:bookmarkEnd w:id="16"/>
      <w:r w:rsidRPr="108F794C">
        <w:rPr>
          <w:b/>
          <w:bCs/>
          <w:color w:val="4472C4" w:themeColor="accent1"/>
          <w:sz w:val="36"/>
          <w:szCs w:val="36"/>
          <w:lang w:val="en-US"/>
        </w:rPr>
        <w:t xml:space="preserve"> </w:t>
      </w:r>
    </w:p>
    <w:p w14:paraId="69B05791" w14:textId="46B42334" w:rsidR="00A344EE" w:rsidRDefault="00A344EE" w:rsidP="00A344EE">
      <w:pPr>
        <w:pStyle w:val="Heading3"/>
        <w:spacing w:line="360" w:lineRule="auto"/>
        <w:rPr>
          <w:rFonts w:cstheme="majorHAnsi"/>
          <w:b/>
          <w:bCs/>
          <w:color w:val="4472C4" w:themeColor="accent1"/>
          <w:sz w:val="29"/>
          <w:szCs w:val="29"/>
          <w:lang w:val="en-US"/>
        </w:rPr>
      </w:pPr>
      <w:bookmarkStart w:id="17" w:name="_Toc167403008"/>
      <w:r>
        <w:rPr>
          <w:rFonts w:cstheme="majorHAnsi"/>
          <w:b/>
          <w:bCs/>
          <w:color w:val="4472C4" w:themeColor="accent1"/>
          <w:sz w:val="29"/>
          <w:szCs w:val="29"/>
          <w:lang w:val="en-US"/>
        </w:rPr>
        <w:t xml:space="preserve">2.3.1 </w:t>
      </w:r>
      <w:r>
        <w:rPr>
          <w:rFonts w:cstheme="majorHAnsi"/>
          <w:b/>
          <w:color w:val="4472C4" w:themeColor="accent1"/>
          <w:sz w:val="29"/>
          <w:szCs w:val="29"/>
          <w:lang w:val="en-US"/>
        </w:rPr>
        <w:t>Sơ lược về lý thuyết</w:t>
      </w:r>
      <w:bookmarkEnd w:id="17"/>
    </w:p>
    <w:p w14:paraId="2D1C44A5" w14:textId="333934F6" w:rsidR="00A344EE" w:rsidRDefault="00A72E58" w:rsidP="00065AC1">
      <w:pPr>
        <w:spacing w:line="360" w:lineRule="auto"/>
        <w:ind w:firstLine="720"/>
      </w:pPr>
      <w:r>
        <w:t>KNN là viết tắt của "K-nearest neighbors" (K láng giềng gần nhất). Đây là một phương pháp trong machine learning được sử dụng cho cả các bài toán phân loại (classification) và dự đoán (regression).</w:t>
      </w:r>
    </w:p>
    <w:p w14:paraId="0E9097E4" w14:textId="6AE3F4C4" w:rsidR="00065AC1" w:rsidRPr="00065AC1" w:rsidRDefault="00A72E58" w:rsidP="00065AC1">
      <w:pPr>
        <w:spacing w:line="360" w:lineRule="auto"/>
        <w:rPr>
          <w:lang w:val="en-US"/>
        </w:rPr>
      </w:pPr>
      <w:r>
        <w:rPr>
          <w:lang w:val="en-US"/>
        </w:rPr>
        <w:tab/>
      </w:r>
      <w:r w:rsidR="00065AC1" w:rsidRPr="00065AC1">
        <w:rPr>
          <w:lang w:val="en-US"/>
        </w:rPr>
        <w:t>Ý tưởng cơ bản của thuật toán KNN là dự đoán nhãn hoặc giá trị của một điểm dữ liệu mới dựa trên những điểm dữ liệu gần nhất với nó trong không gian đặc trưng. K trong KNN đề cập đến số lượng các láng giềng gần nhất mà bạn muốn sử dụng để đưa ra dự đoán.</w:t>
      </w:r>
    </w:p>
    <w:p w14:paraId="4967E7BF" w14:textId="287B6926" w:rsidR="00065AC1" w:rsidRPr="00065AC1" w:rsidRDefault="00065AC1" w:rsidP="00065AC1">
      <w:pPr>
        <w:spacing w:line="360" w:lineRule="auto"/>
        <w:ind w:firstLine="720"/>
        <w:rPr>
          <w:lang w:val="en-US"/>
        </w:rPr>
      </w:pPr>
      <w:r w:rsidRPr="00065AC1">
        <w:rPr>
          <w:lang w:val="en-US"/>
        </w:rPr>
        <w:t>Thuật toán hoạt động như sau:</w:t>
      </w:r>
    </w:p>
    <w:p w14:paraId="32327037" w14:textId="20C1F902" w:rsidR="00065AC1" w:rsidRPr="00065AC1" w:rsidRDefault="00065AC1" w:rsidP="00065AC1">
      <w:pPr>
        <w:spacing w:line="360" w:lineRule="auto"/>
        <w:ind w:firstLine="720"/>
        <w:rPr>
          <w:lang w:val="en-US"/>
        </w:rPr>
      </w:pPr>
      <w:r>
        <w:rPr>
          <w:lang w:val="en-US"/>
        </w:rPr>
        <w:t xml:space="preserve">- </w:t>
      </w:r>
      <w:r w:rsidRPr="00065AC1">
        <w:rPr>
          <w:lang w:val="en-US"/>
        </w:rPr>
        <w:t>Tính khoảng cách giữa điểm dữ liệu mới và tất cả các điểm dữ liệu trong tập huấn luyện.</w:t>
      </w:r>
    </w:p>
    <w:p w14:paraId="5407C20D" w14:textId="5FFF97AE" w:rsidR="00065AC1" w:rsidRPr="00065AC1" w:rsidRDefault="00065AC1" w:rsidP="00065AC1">
      <w:pPr>
        <w:spacing w:line="360" w:lineRule="auto"/>
        <w:ind w:firstLine="720"/>
        <w:rPr>
          <w:lang w:val="en-US"/>
        </w:rPr>
      </w:pPr>
      <w:r>
        <w:rPr>
          <w:lang w:val="en-US"/>
        </w:rPr>
        <w:t xml:space="preserve">- </w:t>
      </w:r>
      <w:r w:rsidRPr="00065AC1">
        <w:rPr>
          <w:lang w:val="en-US"/>
        </w:rPr>
        <w:t>Chọn ra K điểm dữ liệu gần nhất.</w:t>
      </w:r>
    </w:p>
    <w:p w14:paraId="4ECDE0AD" w14:textId="11E0CF9D" w:rsidR="00A72E58" w:rsidRDefault="00065AC1" w:rsidP="00065AC1">
      <w:pPr>
        <w:spacing w:line="360" w:lineRule="auto"/>
        <w:ind w:firstLine="720"/>
        <w:rPr>
          <w:lang w:val="en-US"/>
        </w:rPr>
      </w:pPr>
      <w:r>
        <w:rPr>
          <w:lang w:val="en-US"/>
        </w:rPr>
        <w:t xml:space="preserve">- </w:t>
      </w:r>
      <w:r w:rsidRPr="00065AC1">
        <w:rPr>
          <w:lang w:val="en-US"/>
        </w:rPr>
        <w:t>Dùng đa số phiếu bầu (với phân loại) hoặc trung bình (với regression) của nhãn của các điểm láng giềng để dự đoán nhãn hoặc giá trị cho điểm dữ liệu m</w:t>
      </w:r>
    </w:p>
    <w:p w14:paraId="30824828" w14:textId="33D99156" w:rsidR="00A344EE" w:rsidRDefault="00A344EE" w:rsidP="00A344EE">
      <w:pPr>
        <w:pStyle w:val="Heading3"/>
        <w:spacing w:line="360" w:lineRule="auto"/>
        <w:rPr>
          <w:rFonts w:cstheme="majorHAnsi"/>
          <w:b/>
          <w:color w:val="4472C4" w:themeColor="accent1"/>
          <w:sz w:val="29"/>
          <w:szCs w:val="29"/>
          <w:lang w:val="en-US"/>
        </w:rPr>
      </w:pPr>
      <w:bookmarkStart w:id="18" w:name="_Toc167403009"/>
      <w:r>
        <w:rPr>
          <w:rFonts w:cstheme="majorHAnsi"/>
          <w:b/>
          <w:bCs/>
          <w:color w:val="4472C4" w:themeColor="accent1"/>
          <w:sz w:val="29"/>
          <w:szCs w:val="29"/>
          <w:lang w:val="en-US"/>
        </w:rPr>
        <w:t xml:space="preserve">2.3.2 </w:t>
      </w:r>
      <w:r>
        <w:rPr>
          <w:rFonts w:cstheme="majorHAnsi"/>
          <w:b/>
          <w:color w:val="4472C4" w:themeColor="accent1"/>
          <w:sz w:val="29"/>
          <w:szCs w:val="29"/>
          <w:lang w:val="en-US"/>
        </w:rPr>
        <w:t>Ưu điểm</w:t>
      </w:r>
      <w:bookmarkEnd w:id="18"/>
    </w:p>
    <w:p w14:paraId="6C74868F" w14:textId="7D9A6739" w:rsidR="009D150E" w:rsidRPr="009D150E" w:rsidRDefault="009D150E" w:rsidP="009D150E">
      <w:pPr>
        <w:spacing w:line="360" w:lineRule="auto"/>
        <w:rPr>
          <w:lang w:val="en-US"/>
        </w:rPr>
      </w:pPr>
      <w:r>
        <w:rPr>
          <w:lang w:val="en-US"/>
        </w:rPr>
        <w:tab/>
        <w:t xml:space="preserve">- </w:t>
      </w:r>
      <w:r w:rsidRPr="009D150E">
        <w:rPr>
          <w:lang w:val="en-US"/>
        </w:rPr>
        <w:t>Dễ hiểu và triển khai: KNN là một thuật toán đơn giản và dễ hiểu. Nó không yêu cầu giả định về phân phối của dữ liệu và có thể được triển khai một cách nhanh chóng.</w:t>
      </w:r>
    </w:p>
    <w:p w14:paraId="3BAFD1C7" w14:textId="5A9F85AA" w:rsidR="009D150E" w:rsidRPr="009D150E" w:rsidRDefault="009D150E" w:rsidP="009D150E">
      <w:pPr>
        <w:spacing w:line="360" w:lineRule="auto"/>
        <w:ind w:firstLine="720"/>
        <w:rPr>
          <w:lang w:val="en-US"/>
        </w:rPr>
      </w:pPr>
      <w:r>
        <w:rPr>
          <w:lang w:val="en-US"/>
        </w:rPr>
        <w:t xml:space="preserve">- </w:t>
      </w:r>
      <w:r w:rsidRPr="009D150E">
        <w:rPr>
          <w:lang w:val="en-US"/>
        </w:rPr>
        <w:t>Khả năng xử lý dữ liệu phức tạp: KNN có thể xử lý cả dữ liệu có cấu trúc và không cấu trúc, cũng như dữ liệu có nhiều biến số và đặc trưng.</w:t>
      </w:r>
    </w:p>
    <w:p w14:paraId="66E8B0BD" w14:textId="472E782F" w:rsidR="009D150E" w:rsidRPr="009D150E" w:rsidRDefault="009D150E" w:rsidP="009D150E">
      <w:pPr>
        <w:spacing w:line="360" w:lineRule="auto"/>
        <w:ind w:firstLine="720"/>
        <w:rPr>
          <w:lang w:val="en-US"/>
        </w:rPr>
      </w:pPr>
      <w:r>
        <w:rPr>
          <w:lang w:val="en-US"/>
        </w:rPr>
        <w:lastRenderedPageBreak/>
        <w:t xml:space="preserve">- </w:t>
      </w:r>
      <w:r w:rsidRPr="009D150E">
        <w:rPr>
          <w:lang w:val="en-US"/>
        </w:rPr>
        <w:t>Khả năng dự đoán linh hoạt: KNN không tạo ra một mô hình cụ thể mà chỉ lưu trữ dữ liệu đào tạo. Do đó, nó có thể dự đoán các điểm dữ liệu mới mà không cần phải huấn luyện lại mô hình.</w:t>
      </w:r>
    </w:p>
    <w:p w14:paraId="38B5A25C" w14:textId="1D5085F6" w:rsidR="00A344EE" w:rsidRDefault="009D150E" w:rsidP="009D150E">
      <w:pPr>
        <w:spacing w:line="360" w:lineRule="auto"/>
        <w:ind w:firstLine="720"/>
        <w:rPr>
          <w:lang w:val="en-US"/>
        </w:rPr>
      </w:pPr>
      <w:r>
        <w:rPr>
          <w:lang w:val="en-US"/>
        </w:rPr>
        <w:t xml:space="preserve">- </w:t>
      </w:r>
      <w:r w:rsidRPr="009D150E">
        <w:rPr>
          <w:lang w:val="en-US"/>
        </w:rPr>
        <w:t>Hiệu suất tốt với dữ liệu nhỏ: KNN thường hoạt động tốt với các tập dữ liệu nhỏ hoặc có kích thước nhỏ vì không yêu cầu nhiều tài nguyên tính toán.</w:t>
      </w:r>
    </w:p>
    <w:p w14:paraId="2B227386" w14:textId="4A24EA9C" w:rsidR="00A344EE" w:rsidRDefault="00A344EE" w:rsidP="00A344EE">
      <w:pPr>
        <w:pStyle w:val="Heading3"/>
        <w:spacing w:line="360" w:lineRule="auto"/>
        <w:rPr>
          <w:b/>
          <w:color w:val="4471C4"/>
          <w:sz w:val="29"/>
          <w:szCs w:val="29"/>
          <w:lang w:val="en-US"/>
        </w:rPr>
      </w:pPr>
      <w:bookmarkStart w:id="19" w:name="_Toc167403010"/>
      <w:r w:rsidRPr="0A549AEF">
        <w:rPr>
          <w:b/>
          <w:color w:val="4471C4"/>
          <w:sz w:val="29"/>
          <w:szCs w:val="29"/>
          <w:lang w:val="en-US"/>
        </w:rPr>
        <w:t>2.3.3 Nhược điểm</w:t>
      </w:r>
      <w:bookmarkEnd w:id="19"/>
    </w:p>
    <w:p w14:paraId="47EE876B" w14:textId="42480988" w:rsidR="006A55D0" w:rsidRPr="006A55D0" w:rsidRDefault="006A55D0" w:rsidP="006A55D0">
      <w:pPr>
        <w:spacing w:line="360" w:lineRule="auto"/>
        <w:rPr>
          <w:lang w:val="en-US"/>
        </w:rPr>
      </w:pPr>
      <w:r>
        <w:rPr>
          <w:lang w:val="en-US"/>
        </w:rPr>
        <w:tab/>
        <w:t xml:space="preserve">- </w:t>
      </w:r>
      <w:r w:rsidRPr="006A55D0">
        <w:rPr>
          <w:lang w:val="en-US"/>
        </w:rPr>
        <w:t>Nhạy cảm với dữ liệu nhiễu: KNN có thể bị ảnh hưởng bởi dữ liệu nhiễu hoặc outliers, đặc biệt là khi số lượng hàng xóm gần (k) nhỏ.</w:t>
      </w:r>
    </w:p>
    <w:p w14:paraId="0A44FAE1" w14:textId="28317050" w:rsidR="006A55D0" w:rsidRPr="006A55D0" w:rsidRDefault="006A55D0" w:rsidP="006A55D0">
      <w:pPr>
        <w:spacing w:line="360" w:lineRule="auto"/>
        <w:ind w:firstLine="720"/>
        <w:rPr>
          <w:lang w:val="en-US"/>
        </w:rPr>
      </w:pPr>
      <w:r>
        <w:rPr>
          <w:lang w:val="en-US"/>
        </w:rPr>
        <w:t xml:space="preserve">- </w:t>
      </w:r>
      <w:r w:rsidRPr="006A55D0">
        <w:rPr>
          <w:lang w:val="en-US"/>
        </w:rPr>
        <w:t>Yêu cầu xử lý dữ liệu: KNN yêu cầu phải chuẩn hóa dữ liệu trước khi sử dụng để đảm bảo rằng mọi đặc trưng có trọng số như nhau.</w:t>
      </w:r>
    </w:p>
    <w:p w14:paraId="63AAA056" w14:textId="54EAAC91" w:rsidR="006A55D0" w:rsidRPr="006A55D0" w:rsidRDefault="006A55D0" w:rsidP="006A55D0">
      <w:pPr>
        <w:spacing w:line="360" w:lineRule="auto"/>
        <w:ind w:firstLine="720"/>
        <w:rPr>
          <w:lang w:val="en-US"/>
        </w:rPr>
      </w:pPr>
      <w:r>
        <w:rPr>
          <w:lang w:val="en-US"/>
        </w:rPr>
        <w:t xml:space="preserve">- </w:t>
      </w:r>
      <w:r w:rsidRPr="006A55D0">
        <w:rPr>
          <w:lang w:val="en-US"/>
        </w:rPr>
        <w:t>Tính toán phức tạp: Trong quá trình dự đoán, KNN cần phải tính toán khoảng cách giữa điểm dữ liệu mới và tất cả các điểm trong tập dữ liệu huấn luyện. Điều này có thể là một vấn đề với các tập dữ liệu lớn.</w:t>
      </w:r>
    </w:p>
    <w:p w14:paraId="631E4BCB" w14:textId="71E7D219" w:rsidR="006A55D0" w:rsidRPr="006A55D0" w:rsidRDefault="006A55D0" w:rsidP="006A55D0">
      <w:pPr>
        <w:spacing w:line="360" w:lineRule="auto"/>
        <w:ind w:firstLine="720"/>
        <w:rPr>
          <w:lang w:val="en-US"/>
        </w:rPr>
      </w:pPr>
      <w:r>
        <w:rPr>
          <w:lang w:val="en-US"/>
        </w:rPr>
        <w:t xml:space="preserve">- </w:t>
      </w:r>
      <w:r w:rsidRPr="006A55D0">
        <w:rPr>
          <w:lang w:val="en-US"/>
        </w:rPr>
        <w:t>Chọn giá trị k phù hợp: Việc chọn giá trị k phù hợp có thể ảnh hưởng đến hiệu suất của mô hình. Giá trị k quá nhỏ có thể dẫn đến overfitting, trong khi giá trị k quá lớn có thể dẫn đến underfitting.</w:t>
      </w:r>
    </w:p>
    <w:p w14:paraId="1E486A74" w14:textId="2C8A0A3D" w:rsidR="006A55D0" w:rsidRPr="006A55D0" w:rsidRDefault="006A55D0" w:rsidP="006A55D0">
      <w:pPr>
        <w:spacing w:line="360" w:lineRule="auto"/>
        <w:ind w:firstLine="720"/>
        <w:rPr>
          <w:lang w:val="en-US"/>
        </w:rPr>
      </w:pPr>
      <w:r>
        <w:rPr>
          <w:lang w:val="en-US"/>
        </w:rPr>
        <w:t xml:space="preserve">- </w:t>
      </w:r>
      <w:r w:rsidRPr="006A55D0">
        <w:rPr>
          <w:lang w:val="en-US"/>
        </w:rPr>
        <w:t>Khả năng xử lý dữ liệu không đồng nhất: KNN không xử lý tốt với dữ liệu có độ khác biệt lớn giữa các đặc trưng hoặc dữ liệu không đồng nhất.</w:t>
      </w:r>
    </w:p>
    <w:p w14:paraId="0F8F56ED" w14:textId="5A79E6C6" w:rsidR="001379D4" w:rsidRDefault="00A46268" w:rsidP="108F794C">
      <w:pPr>
        <w:pStyle w:val="Heading2"/>
        <w:spacing w:line="360" w:lineRule="auto"/>
        <w:rPr>
          <w:b/>
          <w:bCs/>
          <w:color w:val="4472C4" w:themeColor="accent1"/>
          <w:sz w:val="32"/>
          <w:szCs w:val="32"/>
          <w:lang w:val="en-US"/>
        </w:rPr>
      </w:pPr>
      <w:bookmarkStart w:id="20" w:name="_Toc167403011"/>
      <w:r w:rsidRPr="108F794C">
        <w:rPr>
          <w:b/>
          <w:bCs/>
          <w:color w:val="4472C4" w:themeColor="accent1"/>
          <w:sz w:val="32"/>
          <w:szCs w:val="32"/>
          <w:lang w:val="en-US"/>
        </w:rPr>
        <w:t>2.</w:t>
      </w:r>
      <w:r w:rsidR="00A344EE" w:rsidRPr="108F794C">
        <w:rPr>
          <w:b/>
          <w:bCs/>
          <w:color w:val="4472C4" w:themeColor="accent1"/>
          <w:sz w:val="32"/>
          <w:szCs w:val="32"/>
          <w:lang w:val="en-US"/>
        </w:rPr>
        <w:t>4</w:t>
      </w:r>
      <w:r w:rsidR="00045B41" w:rsidRPr="108F794C">
        <w:rPr>
          <w:b/>
          <w:bCs/>
          <w:color w:val="4472C4" w:themeColor="accent1"/>
          <w:sz w:val="32"/>
          <w:szCs w:val="32"/>
          <w:lang w:val="en-US"/>
        </w:rPr>
        <w:t xml:space="preserve"> </w:t>
      </w:r>
      <w:r w:rsidR="00A344EE" w:rsidRPr="108F794C">
        <w:rPr>
          <w:b/>
          <w:bCs/>
          <w:color w:val="4472C4" w:themeColor="accent1"/>
          <w:sz w:val="32"/>
          <w:szCs w:val="32"/>
          <w:lang w:val="en-US"/>
        </w:rPr>
        <w:t>Support Vector Machines</w:t>
      </w:r>
      <w:bookmarkEnd w:id="20"/>
    </w:p>
    <w:p w14:paraId="14767824" w14:textId="0F6084A6" w:rsidR="00A344EE" w:rsidRDefault="00A344EE" w:rsidP="00A60821">
      <w:pPr>
        <w:pStyle w:val="Heading3"/>
        <w:spacing w:line="360" w:lineRule="auto"/>
        <w:rPr>
          <w:rFonts w:cstheme="majorHAnsi"/>
          <w:b/>
          <w:bCs/>
          <w:color w:val="4472C4" w:themeColor="accent1"/>
          <w:sz w:val="29"/>
          <w:szCs w:val="29"/>
          <w:lang w:val="en-US"/>
        </w:rPr>
      </w:pPr>
      <w:bookmarkStart w:id="21" w:name="_Toc167403012"/>
      <w:r w:rsidRPr="4C47D2CF">
        <w:rPr>
          <w:b/>
          <w:bCs/>
          <w:color w:val="4472C4" w:themeColor="accent1"/>
          <w:sz w:val="29"/>
          <w:szCs w:val="29"/>
          <w:lang w:val="en-US"/>
        </w:rPr>
        <w:t>2.4.1 Sơ lược về lý thuyết</w:t>
      </w:r>
      <w:bookmarkEnd w:id="21"/>
    </w:p>
    <w:p w14:paraId="401DD435" w14:textId="01CE137C" w:rsidR="00A344EE" w:rsidRDefault="5DA8B8EC" w:rsidP="00A60821">
      <w:pPr>
        <w:pStyle w:val="Heading4"/>
        <w:spacing w:line="360" w:lineRule="auto"/>
        <w:rPr>
          <w:lang w:val="en-US"/>
        </w:rPr>
      </w:pPr>
      <w:r w:rsidRPr="0A549AEF">
        <w:rPr>
          <w:lang w:val="en-US"/>
        </w:rPr>
        <w:t>2.4.1.1. Định nghĩa.</w:t>
      </w:r>
    </w:p>
    <w:p w14:paraId="1FEBB234" w14:textId="12C4ABF5" w:rsidR="00A344EE" w:rsidRDefault="10B41F9F" w:rsidP="00A60821">
      <w:pPr>
        <w:spacing w:line="360" w:lineRule="auto"/>
        <w:ind w:firstLine="720"/>
        <w:rPr>
          <w:lang w:val="en-US"/>
        </w:rPr>
      </w:pPr>
      <w:r w:rsidRPr="0A549AEF">
        <w:rPr>
          <w:lang w:val="en-US"/>
        </w:rPr>
        <w:t xml:space="preserve">Support Vector  là một thuật toán giám sát, sử dụng chủ yếu cho việc phân loại. </w:t>
      </w:r>
      <w:r w:rsidR="597458A5" w:rsidRPr="0A549AEF">
        <w:rPr>
          <w:lang w:val="en-US"/>
        </w:rPr>
        <w:t>Thuật toán sẽ thực hiện</w:t>
      </w:r>
      <w:r w:rsidRPr="0A549AEF">
        <w:rPr>
          <w:lang w:val="en-US"/>
        </w:rPr>
        <w:t xml:space="preserve"> vẽ đồ thị dữ liệu là các điểm trong n chiều với giá trị của mỗi tính năng sẽ là một phần liên kết. Sau đó thực hiện tìm hyper-plane phân chia các lớp.</w:t>
      </w:r>
    </w:p>
    <w:p w14:paraId="5F2EDEB4" w14:textId="5B1088F0" w:rsidR="063EC28B" w:rsidRDefault="063EC28B" w:rsidP="00A60821">
      <w:pPr>
        <w:pStyle w:val="Heading4"/>
        <w:spacing w:line="360" w:lineRule="auto"/>
        <w:rPr>
          <w:lang w:val="en-US"/>
        </w:rPr>
      </w:pPr>
      <w:r w:rsidRPr="0A549AEF">
        <w:rPr>
          <w:lang w:val="en-US"/>
        </w:rPr>
        <w:lastRenderedPageBreak/>
        <w:t>2.4.1.2. Siêu phẳng (hyper-plane)</w:t>
      </w:r>
    </w:p>
    <w:p w14:paraId="73019556" w14:textId="398949B8" w:rsidR="063EC28B" w:rsidRDefault="063EC28B" w:rsidP="00A60821">
      <w:pPr>
        <w:spacing w:line="360" w:lineRule="auto"/>
        <w:ind w:firstLine="720"/>
        <w:jc w:val="both"/>
        <w:rPr>
          <w:lang w:val="en-US"/>
        </w:rPr>
      </w:pPr>
      <w:r w:rsidRPr="0A549AEF">
        <w:rPr>
          <w:lang w:val="en-US"/>
        </w:rPr>
        <w:t>Trong không gian hai chiều, siêu phẳng là một đường thẳng. Trong không gian ba chiều, siêu phẳng là một mặt phẳng. Trong không gian có nhiều chiều hơn, siêu phẳng là một không gian chiều thấp hơn.</w:t>
      </w:r>
    </w:p>
    <w:p w14:paraId="63A77B1B" w14:textId="4A0ABEA1" w:rsidR="063EC28B" w:rsidRDefault="063EC28B" w:rsidP="00A60821">
      <w:pPr>
        <w:pStyle w:val="Heading4"/>
        <w:spacing w:line="360" w:lineRule="auto"/>
        <w:rPr>
          <w:lang w:val="en-US"/>
        </w:rPr>
      </w:pPr>
      <w:r w:rsidRPr="0A549AEF">
        <w:rPr>
          <w:lang w:val="en-US"/>
        </w:rPr>
        <w:t>2.4.1.3. Hàm mất mát và Margin</w:t>
      </w:r>
    </w:p>
    <w:p w14:paraId="4507B988" w14:textId="0DE1240F" w:rsidR="109705B9" w:rsidRDefault="109705B9" w:rsidP="00A60821">
      <w:pPr>
        <w:spacing w:line="360" w:lineRule="auto"/>
        <w:ind w:firstLine="720"/>
        <w:jc w:val="both"/>
        <w:rPr>
          <w:lang w:val="en-US"/>
        </w:rPr>
      </w:pPr>
      <w:r w:rsidRPr="19567E56">
        <w:rPr>
          <w:lang w:val="en-US"/>
        </w:rPr>
        <w:t>Khoảng cách giữa siêu phẳng và các điểm dữ liệu gần nhất (vector hỗ trợ) là yếu tố quyết định hiệu quả của SVM. Khoảng cách này gọi là margin, và SVM tối ưu hóa để làm cho margin này càng lớn càng tốt.</w:t>
      </w:r>
    </w:p>
    <w:p w14:paraId="76424E2A" w14:textId="5928135C" w:rsidR="65906EA9" w:rsidRDefault="65906EA9" w:rsidP="00A60821">
      <w:pPr>
        <w:pStyle w:val="Heading4"/>
        <w:spacing w:line="360" w:lineRule="auto"/>
        <w:rPr>
          <w:lang w:val="en-US"/>
        </w:rPr>
      </w:pPr>
      <w:r w:rsidRPr="58726320">
        <w:rPr>
          <w:lang w:val="en-US"/>
        </w:rPr>
        <w:t>2.4.1.4. Hàm Kernel</w:t>
      </w:r>
    </w:p>
    <w:p w14:paraId="29D2CCC7" w14:textId="05E4404B" w:rsidR="58726320" w:rsidRDefault="65906EA9" w:rsidP="00A60821">
      <w:pPr>
        <w:spacing w:line="360" w:lineRule="auto"/>
        <w:ind w:firstLine="720"/>
        <w:rPr>
          <w:szCs w:val="28"/>
          <w:lang w:val="en-US"/>
        </w:rPr>
      </w:pPr>
      <w:r w:rsidRPr="0DB71E0A">
        <w:rPr>
          <w:lang w:val="en-US"/>
        </w:rPr>
        <w:t>SVM có thể mở rộng để giải quyết các bài toán phi tuyến bằng cách sử dụng các hàm kernel để ánh xạ dữ liệu vào không gian chiều cao hơn</w:t>
      </w:r>
    </w:p>
    <w:p w14:paraId="3020466A" w14:textId="5CC1EB1C" w:rsidR="00A344EE" w:rsidRDefault="00A344EE" w:rsidP="00A344EE">
      <w:pPr>
        <w:pStyle w:val="Heading3"/>
        <w:spacing w:line="360" w:lineRule="auto"/>
        <w:rPr>
          <w:rFonts w:cstheme="majorHAnsi"/>
          <w:b/>
          <w:color w:val="4472C4" w:themeColor="accent1"/>
          <w:sz w:val="29"/>
          <w:szCs w:val="29"/>
          <w:lang w:val="en-US"/>
        </w:rPr>
      </w:pPr>
      <w:bookmarkStart w:id="22" w:name="_Toc167403013"/>
      <w:r>
        <w:rPr>
          <w:rFonts w:cstheme="majorHAnsi"/>
          <w:b/>
          <w:bCs/>
          <w:color w:val="4472C4" w:themeColor="accent1"/>
          <w:sz w:val="29"/>
          <w:szCs w:val="29"/>
          <w:lang w:val="en-US"/>
        </w:rPr>
        <w:t xml:space="preserve">2.4.2 </w:t>
      </w:r>
      <w:r>
        <w:rPr>
          <w:rFonts w:cstheme="majorHAnsi"/>
          <w:b/>
          <w:color w:val="4472C4" w:themeColor="accent1"/>
          <w:sz w:val="29"/>
          <w:szCs w:val="29"/>
          <w:lang w:val="en-US"/>
        </w:rPr>
        <w:t>Ưu điểm</w:t>
      </w:r>
      <w:bookmarkEnd w:id="22"/>
    </w:p>
    <w:p w14:paraId="2A6B9A81" w14:textId="24F7FBF3" w:rsidR="00A344EE" w:rsidRPr="00A344EE" w:rsidRDefault="00A344EE" w:rsidP="00A60821">
      <w:pPr>
        <w:spacing w:line="360" w:lineRule="auto"/>
        <w:ind w:firstLine="720"/>
        <w:jc w:val="both"/>
        <w:rPr>
          <w:lang w:val="en-US"/>
        </w:rPr>
      </w:pPr>
      <w:r w:rsidRPr="509E01B0">
        <w:rPr>
          <w:lang w:val="en-US"/>
        </w:rPr>
        <w:t xml:space="preserve">- </w:t>
      </w:r>
      <w:r w:rsidR="52B21F76" w:rsidRPr="509E01B0">
        <w:rPr>
          <w:lang w:val="en-US"/>
        </w:rPr>
        <w:t xml:space="preserve">Ưu điểm của SVM là hiệu quả trong không gian chiều cao, với tập dữ liệu nhiều thuộc tính như tập dữ liệu đầu vào </w:t>
      </w:r>
      <w:r w:rsidR="0572E352" w:rsidRPr="5ABD9B3D">
        <w:rPr>
          <w:lang w:val="en-US"/>
        </w:rPr>
        <w:t>“</w:t>
      </w:r>
      <w:r w:rsidR="52B21F76" w:rsidRPr="31C465A9">
        <w:rPr>
          <w:lang w:val="en-US"/>
        </w:rPr>
        <w:t>Adult income dataset</w:t>
      </w:r>
      <w:r w:rsidR="54435A6B" w:rsidRPr="5ABD9B3D">
        <w:rPr>
          <w:lang w:val="en-US"/>
        </w:rPr>
        <w:t>”</w:t>
      </w:r>
      <w:r w:rsidR="52B21F76" w:rsidRPr="31C465A9">
        <w:rPr>
          <w:lang w:val="en-US"/>
        </w:rPr>
        <w:t xml:space="preserve"> thì </w:t>
      </w:r>
      <w:r w:rsidR="52B21F76" w:rsidRPr="509E01B0">
        <w:rPr>
          <w:lang w:val="en-US"/>
        </w:rPr>
        <w:t xml:space="preserve">SVM có khả năng tìm ra siêu </w:t>
      </w:r>
      <w:r w:rsidR="52B21F76" w:rsidRPr="79B7E345">
        <w:rPr>
          <w:lang w:val="en-US"/>
        </w:rPr>
        <w:t>phẳng tối ưu trong không gian này.</w:t>
      </w:r>
    </w:p>
    <w:p w14:paraId="10C418E0" w14:textId="254CDEA4" w:rsidR="52B21F76" w:rsidRDefault="7BEBCCAF" w:rsidP="00A60821">
      <w:pPr>
        <w:spacing w:line="360" w:lineRule="auto"/>
        <w:ind w:firstLine="720"/>
        <w:jc w:val="both"/>
        <w:rPr>
          <w:lang w:val="en-US"/>
        </w:rPr>
      </w:pPr>
      <w:r w:rsidRPr="0960A52B">
        <w:rPr>
          <w:lang w:val="en-US"/>
        </w:rPr>
        <w:t>- Thích ứng với dữ liệu mất cân bằng: SVM có thể điều chỉnh tham số C (regularization parameter)  để đối phó tốt hơn với sự mất cân bằng giữa các lớp, ví dụ như khi số lượng mẫu “income &gt;50K” khi bị chỉnh sửa ít hơn nhiều so với “income &lt;=50K”</w:t>
      </w:r>
    </w:p>
    <w:p w14:paraId="3DE5629E" w14:textId="368BBB11" w:rsidR="0960A52B" w:rsidRDefault="7BEBCCAF" w:rsidP="00A60821">
      <w:pPr>
        <w:spacing w:line="360" w:lineRule="auto"/>
        <w:ind w:firstLine="720"/>
        <w:jc w:val="both"/>
        <w:rPr>
          <w:lang w:val="en-US"/>
        </w:rPr>
      </w:pPr>
      <w:r w:rsidRPr="0DA5313D">
        <w:rPr>
          <w:lang w:val="en-US"/>
        </w:rPr>
        <w:t xml:space="preserve">- Tiền xử lý linh hoạt: Với các giá trị thiếu như “?” trong thuộc tính “workclass” và “occupation”, SVM có thể kết hợp với các kỹ thuật tiền xử lý dữ liệu </w:t>
      </w:r>
      <w:r w:rsidR="47330BB9" w:rsidRPr="0DA5313D">
        <w:rPr>
          <w:lang w:val="en-US"/>
        </w:rPr>
        <w:t>để</w:t>
      </w:r>
      <w:r w:rsidRPr="0DA5313D">
        <w:rPr>
          <w:lang w:val="en-US"/>
        </w:rPr>
        <w:t xml:space="preserve"> đảm bảo dữ liệu sạch và sẵn sàng cho việc huấn luyện mô hình.</w:t>
      </w:r>
    </w:p>
    <w:p w14:paraId="3E5B16BF" w14:textId="39B64F31" w:rsidR="00A344EE" w:rsidRPr="00A344EE" w:rsidRDefault="00A344EE" w:rsidP="5D60266C">
      <w:pPr>
        <w:spacing w:line="360" w:lineRule="auto"/>
        <w:rPr>
          <w:rFonts w:cstheme="majorBidi"/>
          <w:b/>
          <w:color w:val="4472C4" w:themeColor="accent1"/>
          <w:sz w:val="29"/>
          <w:szCs w:val="29"/>
          <w:lang w:val="en-US"/>
        </w:rPr>
      </w:pPr>
      <w:r w:rsidRPr="5D60266C">
        <w:rPr>
          <w:rFonts w:cstheme="majorBidi"/>
          <w:b/>
          <w:color w:val="4472C4" w:themeColor="accent1"/>
          <w:sz w:val="29"/>
          <w:szCs w:val="29"/>
          <w:lang w:val="en-US"/>
        </w:rPr>
        <w:t>2.4.3 Nhược điểm</w:t>
      </w:r>
    </w:p>
    <w:p w14:paraId="054FE49F" w14:textId="28AB0DB0" w:rsidR="73CD3F55" w:rsidRDefault="73CD3F55" w:rsidP="00A60821">
      <w:pPr>
        <w:spacing w:line="360" w:lineRule="auto"/>
        <w:ind w:firstLine="720"/>
        <w:rPr>
          <w:lang w:val="en-US"/>
        </w:rPr>
      </w:pPr>
      <w:r w:rsidRPr="718F3EA9">
        <w:rPr>
          <w:lang w:val="en-US"/>
        </w:rPr>
        <w:t>- SVM nhạy cảm với dữ liệu nhiễu và outliers. Các điểm dữ liệu nằm xa siêu phẳng phân loại có thể ảnh hưởng đáng kể đến vị trí của siêu phẳng này. Trong tập dữ liệu ban đầu, có thể có các giá trị ("?") và các outliers có thể làm giảm hiệu suất của mô hình</w:t>
      </w:r>
    </w:p>
    <w:p w14:paraId="17E55748" w14:textId="5133D12B" w:rsidR="00A344EE" w:rsidRPr="00A344EE" w:rsidRDefault="73CD3F55" w:rsidP="00A60821">
      <w:pPr>
        <w:spacing w:line="360" w:lineRule="auto"/>
        <w:ind w:firstLine="720"/>
        <w:rPr>
          <w:lang w:val="en-US"/>
        </w:rPr>
      </w:pPr>
      <w:r w:rsidRPr="469698A1">
        <w:rPr>
          <w:lang w:val="en-US"/>
        </w:rPr>
        <w:lastRenderedPageBreak/>
        <w:t xml:space="preserve">- Tập dữ liệu ban đầu có có giá trị </w:t>
      </w:r>
      <w:r w:rsidRPr="0F1B8C00">
        <w:rPr>
          <w:lang w:val="en-US"/>
        </w:rPr>
        <w:t>“?“</w:t>
      </w:r>
      <w:r w:rsidRPr="469698A1">
        <w:rPr>
          <w:lang w:val="en-US"/>
        </w:rPr>
        <w:t xml:space="preserve"> trong các thuộc tính "workclass" và "occupation". SVM không thể xử lý trực tiếp các giá trị thiếu này, do đó cần tiền xử lý dữ liệu kỹ lưỡng trước khi huấn luyện mô hình, điều này có thể làm tăng thêm độ phức tạp.</w:t>
      </w:r>
    </w:p>
    <w:p w14:paraId="7FD47416" w14:textId="3D0F5118" w:rsidR="00A344EE" w:rsidRPr="00A344EE" w:rsidRDefault="50E0A1D5" w:rsidP="00A60821">
      <w:pPr>
        <w:spacing w:line="360" w:lineRule="auto"/>
        <w:ind w:firstLine="720"/>
        <w:rPr>
          <w:lang w:val="en-US"/>
        </w:rPr>
      </w:pPr>
      <w:r w:rsidRPr="62CA09A8">
        <w:rPr>
          <w:lang w:val="en-US"/>
        </w:rPr>
        <w:t>- Thời gian huấn luyện dài: Với các tập dữ liệu như Adult Income Dataset, SVM có thể mất nhiều thời gian để huấn luyện. Việc tìm kiếm siêu phẳng phân loại tốt nhất yêu cầu nhiều tính toán, đặc biệt khi sử dụng các hàm kernel phi tuyến.</w:t>
      </w:r>
    </w:p>
    <w:p w14:paraId="48B53D6D" w14:textId="66CFE6EA" w:rsidR="00E35744" w:rsidRPr="00641CA1" w:rsidRDefault="00A46268" w:rsidP="00A60821">
      <w:pPr>
        <w:pStyle w:val="Heading2"/>
        <w:spacing w:line="360" w:lineRule="auto"/>
        <w:jc w:val="both"/>
        <w:rPr>
          <w:b/>
          <w:bCs/>
          <w:color w:val="4472C4" w:themeColor="accent1"/>
          <w:sz w:val="32"/>
          <w:szCs w:val="32"/>
          <w:lang w:val="en-US"/>
        </w:rPr>
      </w:pPr>
      <w:bookmarkStart w:id="23" w:name="_Toc167403014"/>
      <w:r w:rsidRPr="108F794C">
        <w:rPr>
          <w:b/>
          <w:bCs/>
          <w:color w:val="4472C4" w:themeColor="accent1"/>
          <w:sz w:val="32"/>
          <w:szCs w:val="32"/>
          <w:lang w:val="en-US"/>
        </w:rPr>
        <w:t>2.</w:t>
      </w:r>
      <w:r w:rsidR="00A344EE" w:rsidRPr="108F794C">
        <w:rPr>
          <w:b/>
          <w:bCs/>
          <w:color w:val="4472C4" w:themeColor="accent1"/>
          <w:sz w:val="32"/>
          <w:szCs w:val="32"/>
          <w:lang w:val="en-US"/>
        </w:rPr>
        <w:t>5</w:t>
      </w:r>
      <w:r w:rsidR="001B39AD" w:rsidRPr="108F794C">
        <w:rPr>
          <w:b/>
          <w:bCs/>
          <w:color w:val="4472C4" w:themeColor="accent1"/>
          <w:sz w:val="32"/>
          <w:szCs w:val="32"/>
          <w:lang w:val="en-US"/>
        </w:rPr>
        <w:t xml:space="preserve"> </w:t>
      </w:r>
      <w:r w:rsidR="00A344EE" w:rsidRPr="108F794C">
        <w:rPr>
          <w:b/>
          <w:bCs/>
          <w:color w:val="4472C4" w:themeColor="accent1"/>
          <w:sz w:val="32"/>
          <w:szCs w:val="32"/>
          <w:lang w:val="en-US"/>
        </w:rPr>
        <w:t>Logistic Regression</w:t>
      </w:r>
      <w:bookmarkEnd w:id="23"/>
    </w:p>
    <w:p w14:paraId="2EDC9FC9" w14:textId="167ACD51" w:rsidR="00A344EE" w:rsidRDefault="00A344EE" w:rsidP="00A60821">
      <w:pPr>
        <w:pStyle w:val="Heading3"/>
        <w:spacing w:line="360" w:lineRule="auto"/>
        <w:jc w:val="both"/>
        <w:rPr>
          <w:rFonts w:cstheme="majorHAnsi"/>
          <w:b/>
          <w:bCs/>
          <w:color w:val="4472C4" w:themeColor="accent1"/>
          <w:sz w:val="29"/>
          <w:szCs w:val="29"/>
          <w:lang w:val="en-US"/>
        </w:rPr>
      </w:pPr>
      <w:bookmarkStart w:id="24" w:name="_Toc167403015"/>
      <w:r>
        <w:rPr>
          <w:rFonts w:cstheme="majorHAnsi"/>
          <w:b/>
          <w:bCs/>
          <w:color w:val="4472C4" w:themeColor="accent1"/>
          <w:sz w:val="29"/>
          <w:szCs w:val="29"/>
          <w:lang w:val="en-US"/>
        </w:rPr>
        <w:t xml:space="preserve">2.5.1 </w:t>
      </w:r>
      <w:r>
        <w:rPr>
          <w:rFonts w:cstheme="majorHAnsi"/>
          <w:b/>
          <w:color w:val="4472C4" w:themeColor="accent1"/>
          <w:sz w:val="29"/>
          <w:szCs w:val="29"/>
          <w:lang w:val="en-US"/>
        </w:rPr>
        <w:t>Sơ lược về lý thuyết</w:t>
      </w:r>
      <w:bookmarkEnd w:id="24"/>
    </w:p>
    <w:p w14:paraId="3C001564" w14:textId="520BD60E" w:rsidR="00A344EE" w:rsidRDefault="28E9CCE7" w:rsidP="00A60821">
      <w:pPr>
        <w:pStyle w:val="Heading4"/>
        <w:spacing w:line="360" w:lineRule="auto"/>
        <w:jc w:val="both"/>
      </w:pPr>
      <w:r w:rsidRPr="6E7DDA44">
        <w:t>2.5.1.1.</w:t>
      </w:r>
      <w:r w:rsidRPr="377F7D59">
        <w:t xml:space="preserve"> </w:t>
      </w:r>
      <w:r w:rsidRPr="6E7DDA44">
        <w:t xml:space="preserve">Khái </w:t>
      </w:r>
      <w:r w:rsidRPr="377F7D59">
        <w:t>niệm.</w:t>
      </w:r>
    </w:p>
    <w:p w14:paraId="60EAC0F4" w14:textId="1E83AD14" w:rsidR="00A344EE" w:rsidRDefault="20106DAD" w:rsidP="00A60821">
      <w:pPr>
        <w:spacing w:line="360" w:lineRule="auto"/>
        <w:ind w:firstLine="720"/>
        <w:jc w:val="both"/>
      </w:pPr>
      <w:r w:rsidRPr="4EBA3A70">
        <w:t>Logistic Regression (hồi quy logistic) là một phương pháp phân tích thống kê được sử dụng để mô hình hóa mối quan hệ giữa một biến phụ thuộc nhị phân (binary dependent variable) và một hoặc nhiều biến độc lập (independent variables). Khác với hồi quy tuyến tính, logistic regression được thiết kế để dự đoán các giá trị phân loại (category outcomes) thay vì các giá trị liên tục.</w:t>
      </w:r>
    </w:p>
    <w:p w14:paraId="0D395707" w14:textId="4E0CD02D" w:rsidR="2428869A" w:rsidRDefault="2428869A" w:rsidP="00A60821">
      <w:pPr>
        <w:pStyle w:val="Heading4"/>
        <w:spacing w:line="360" w:lineRule="auto"/>
        <w:jc w:val="both"/>
      </w:pPr>
      <w:r w:rsidRPr="377F7D59">
        <w:t xml:space="preserve">2.5.1.2. </w:t>
      </w:r>
      <w:r w:rsidRPr="14F5F32B">
        <w:t>Hàm Logistic (Logistic Function).</w:t>
      </w:r>
    </w:p>
    <w:p w14:paraId="1CFFFF7C" w14:textId="7C8907F6" w:rsidR="14F5F32B" w:rsidRDefault="1584D83C" w:rsidP="00A60821">
      <w:pPr>
        <w:spacing w:line="360" w:lineRule="auto"/>
        <w:jc w:val="both"/>
      </w:pPr>
      <w:r w:rsidRPr="6B6D3608">
        <w:t>Hồi quy logistic sử dụng hàm logistic (còn gọi là hàm sigmoid) để biến đổi giá trị đầu ra của hồi quy tuyến tính thành một giá trị xác suất nằm trong khoảng từ 0 đến 1.</w:t>
      </w:r>
    </w:p>
    <w:p w14:paraId="0862500E" w14:textId="57F350C3" w:rsidR="1584D83C" w:rsidRDefault="1584D83C" w:rsidP="00A60821">
      <w:pPr>
        <w:pStyle w:val="Heading4"/>
        <w:spacing w:line="360" w:lineRule="auto"/>
        <w:jc w:val="both"/>
      </w:pPr>
      <w:r w:rsidRPr="6B6D3608">
        <w:t>2.5.1.3. Hàm tổn thất (Loss Function) và Tối ưu hóa.</w:t>
      </w:r>
    </w:p>
    <w:p w14:paraId="0065864A" w14:textId="4BF773C2" w:rsidR="6B6D3608" w:rsidRDefault="35D8A231" w:rsidP="14F0A644">
      <w:pPr>
        <w:spacing w:line="360" w:lineRule="auto"/>
        <w:ind w:firstLine="720"/>
        <w:jc w:val="both"/>
      </w:pPr>
      <w:r>
        <w:t xml:space="preserve">- </w:t>
      </w:r>
      <w:r w:rsidR="747BC8EF" w:rsidRPr="268EBEF9">
        <w:t>Hàm tổn thất (Log-Loss): Trong logistic regression, hàm tổn thất thường được gọi là Log-Loss hoặc Binary Cross-Entropy. Nó đo lường sự khác biệt giữa các giá trị dự đoán và giá trị thực tế.</w:t>
      </w:r>
    </w:p>
    <w:p w14:paraId="790F9FCE" w14:textId="148E7569" w:rsidR="747BC8EF" w:rsidRDefault="2DCF275E" w:rsidP="14F0A644">
      <w:pPr>
        <w:spacing w:line="360" w:lineRule="auto"/>
        <w:ind w:firstLine="720"/>
        <w:jc w:val="both"/>
      </w:pPr>
      <w:r>
        <w:t xml:space="preserve">- </w:t>
      </w:r>
      <w:r w:rsidR="747BC8EF" w:rsidRPr="66242018">
        <w:t>Tối ưu hóa: Hồi quy logistic sử dụng các thuật toán tối ưu hóa như Gradient Descent để tìm ra các giá trị tối ưu của các hệ số.</w:t>
      </w:r>
    </w:p>
    <w:p w14:paraId="28F92FCD" w14:textId="03BAC592" w:rsidR="00A344EE" w:rsidRDefault="00A344EE" w:rsidP="00A344EE">
      <w:pPr>
        <w:pStyle w:val="Heading3"/>
        <w:spacing w:line="360" w:lineRule="auto"/>
        <w:rPr>
          <w:b/>
          <w:color w:val="4472C4" w:themeColor="accent1"/>
          <w:sz w:val="29"/>
          <w:szCs w:val="29"/>
          <w:lang w:val="en-US"/>
        </w:rPr>
      </w:pPr>
      <w:bookmarkStart w:id="25" w:name="_Toc167403016"/>
      <w:r w:rsidRPr="0E4168A0">
        <w:rPr>
          <w:b/>
          <w:color w:val="4472C4" w:themeColor="accent1"/>
          <w:sz w:val="29"/>
          <w:szCs w:val="29"/>
          <w:lang w:val="en-US"/>
        </w:rPr>
        <w:lastRenderedPageBreak/>
        <w:t>2.5.2 Ưu điểm</w:t>
      </w:r>
      <w:bookmarkEnd w:id="25"/>
    </w:p>
    <w:p w14:paraId="4FE3825F" w14:textId="1A4F2E53" w:rsidR="7F994BEF" w:rsidRDefault="7F994BEF" w:rsidP="14F0A644">
      <w:pPr>
        <w:ind w:firstLine="720"/>
        <w:rPr>
          <w:lang w:val="en-US"/>
        </w:rPr>
      </w:pPr>
      <w:r w:rsidRPr="14F0A644">
        <w:rPr>
          <w:lang w:val="en-US"/>
        </w:rPr>
        <w:t xml:space="preserve">- </w:t>
      </w:r>
      <w:r w:rsidR="1E91A467" w:rsidRPr="14F0A644">
        <w:rPr>
          <w:lang w:val="en-US"/>
        </w:rPr>
        <w:t xml:space="preserve">Logistic Regression là một mô hình thống kê tương đối đơn giản, dễ hiểu và dễ triển khai. </w:t>
      </w:r>
      <w:r w:rsidR="4D30B48F" w:rsidRPr="4C741E84">
        <w:rPr>
          <w:lang w:val="en-US"/>
        </w:rPr>
        <w:t>Sử</w:t>
      </w:r>
      <w:r w:rsidR="1E91A467" w:rsidRPr="14F0A644">
        <w:rPr>
          <w:lang w:val="en-US"/>
        </w:rPr>
        <w:t xml:space="preserve"> dụng hàm logistic (sigmoid) để ánh xạ mọi giá trị đầu vào thành xác suất, từ đó dự đoán nhãn đầu ra.</w:t>
      </w:r>
    </w:p>
    <w:p w14:paraId="726F308B" w14:textId="2B6FED52" w:rsidR="1E91A467" w:rsidRDefault="173F4395" w:rsidP="151CDD19">
      <w:pPr>
        <w:ind w:firstLine="720"/>
        <w:rPr>
          <w:lang w:val="en-US"/>
        </w:rPr>
      </w:pPr>
      <w:r w:rsidRPr="151CDD19">
        <w:rPr>
          <w:lang w:val="en-US"/>
        </w:rPr>
        <w:t xml:space="preserve">- </w:t>
      </w:r>
      <w:r w:rsidR="1E91A467" w:rsidRPr="14F0A644">
        <w:rPr>
          <w:lang w:val="en-US"/>
        </w:rPr>
        <w:t>Logistic Regression đặc biệt hữu ích cho các bài toán phân loại nhị phân, tức là khi dự đoán một trong hai lớp (ví dụ: có bệnh hoặc không có bệnh).</w:t>
      </w:r>
    </w:p>
    <w:p w14:paraId="1334E9E5" w14:textId="23955DBB" w:rsidR="14F0A644" w:rsidRDefault="495E9711" w:rsidP="14F0A644">
      <w:pPr>
        <w:rPr>
          <w:lang w:val="en-US"/>
        </w:rPr>
      </w:pPr>
      <w:r w:rsidRPr="151CDD19">
        <w:rPr>
          <w:lang w:val="en-US"/>
        </w:rPr>
        <w:t>- Các hệ số của Logistic Regression cung cấp thông tin về tầm quan trọng của từng đặc trưng (feature) đối với xác suất của nhãn. Điều này giúp dễ dàng giải thích và hiểu được cách mô hình ra quyết định.</w:t>
      </w:r>
    </w:p>
    <w:p w14:paraId="7DC66665" w14:textId="4417DB45" w:rsidR="00A344EE" w:rsidRPr="00A344EE" w:rsidRDefault="00A344EE" w:rsidP="00A344EE">
      <w:pPr>
        <w:pStyle w:val="Heading3"/>
        <w:spacing w:line="360" w:lineRule="auto"/>
        <w:rPr>
          <w:rFonts w:cstheme="majorHAnsi"/>
          <w:b/>
          <w:bCs/>
          <w:color w:val="4472C4" w:themeColor="accent1"/>
          <w:sz w:val="29"/>
          <w:szCs w:val="29"/>
          <w:lang w:val="en-US"/>
        </w:rPr>
      </w:pPr>
      <w:bookmarkStart w:id="26" w:name="_Toc167403017"/>
      <w:r>
        <w:rPr>
          <w:rFonts w:cstheme="majorHAnsi"/>
          <w:b/>
          <w:bCs/>
          <w:color w:val="4472C4" w:themeColor="accent1"/>
          <w:sz w:val="29"/>
          <w:szCs w:val="29"/>
          <w:lang w:val="en-US"/>
        </w:rPr>
        <w:t xml:space="preserve">2.5.3 </w:t>
      </w:r>
      <w:r>
        <w:rPr>
          <w:rFonts w:cstheme="majorHAnsi"/>
          <w:b/>
          <w:color w:val="4472C4" w:themeColor="accent1"/>
          <w:sz w:val="29"/>
          <w:szCs w:val="29"/>
          <w:lang w:val="en-US"/>
        </w:rPr>
        <w:t>Nhược điểm</w:t>
      </w:r>
      <w:bookmarkEnd w:id="26"/>
    </w:p>
    <w:p w14:paraId="5B09E8D7" w14:textId="7C0287A1" w:rsidR="2134CD81" w:rsidRDefault="2134CD81" w:rsidP="5BE77AE4">
      <w:pPr>
        <w:ind w:firstLine="720"/>
        <w:rPr>
          <w:lang w:val="en-US"/>
        </w:rPr>
      </w:pPr>
      <w:r w:rsidRPr="5BE77AE4">
        <w:rPr>
          <w:lang w:val="en-US"/>
        </w:rPr>
        <w:t>- Logistic Regression giả định rằng mối quan hệ giữa các biến độc lập và log-odds (logarithm của tỷ lệ odds) là tuyến tính. Điều này có thể không đúng với các tập dữ liệu phức tạp và có mối quan hệ phi tuyến tính giữa các biến.</w:t>
      </w:r>
    </w:p>
    <w:p w14:paraId="71B78D9B" w14:textId="7CD25709" w:rsidR="2134CD81" w:rsidRDefault="2134CD81" w:rsidP="5BE77AE4">
      <w:pPr>
        <w:ind w:firstLine="720"/>
        <w:rPr>
          <w:lang w:val="en-US"/>
        </w:rPr>
      </w:pPr>
      <w:r w:rsidRPr="52F257B4">
        <w:rPr>
          <w:lang w:val="en-US"/>
        </w:rPr>
        <w:t xml:space="preserve">- </w:t>
      </w:r>
      <w:r w:rsidR="072E6FCC" w:rsidRPr="52F257B4">
        <w:rPr>
          <w:lang w:val="en-US"/>
        </w:rPr>
        <w:t>Logistic Regression hoạt động tốt khi các lớp có thể phân tách bằng một đường thẳng (hoặc siêu phẳng trong không gian nhiều chiều). Nếu dữ liệu không thể phân tách tuyến tính, hiệu suất của mô hình có thể giảm đáng kể.</w:t>
      </w:r>
    </w:p>
    <w:p w14:paraId="453E4FE2" w14:textId="22E4E458" w:rsidR="6DB22A4B" w:rsidRDefault="6DB22A4B" w:rsidP="05BD1A01">
      <w:pPr>
        <w:ind w:firstLine="720"/>
        <w:rPr>
          <w:lang w:val="en-US"/>
        </w:rPr>
      </w:pPr>
      <w:r w:rsidRPr="05BD1A01">
        <w:rPr>
          <w:lang w:val="en-US"/>
        </w:rPr>
        <w:t>- Nhạy cảm với outliers: Các giá trị ngoại lai có thể ảnh hưởng lớn đến mô hình Logistic Regression vì các giá trị này có thể làm sai lệch đường phân tách.</w:t>
      </w:r>
    </w:p>
    <w:p w14:paraId="43412773" w14:textId="24C8EC04" w:rsidR="00F21857" w:rsidRDefault="00D80083" w:rsidP="108F794C">
      <w:pPr>
        <w:pStyle w:val="Heading2"/>
        <w:spacing w:line="360" w:lineRule="auto"/>
        <w:rPr>
          <w:b/>
          <w:bCs/>
          <w:color w:val="4472C4" w:themeColor="accent1"/>
          <w:sz w:val="32"/>
          <w:szCs w:val="32"/>
          <w:lang w:val="en-US"/>
        </w:rPr>
      </w:pPr>
      <w:bookmarkStart w:id="27" w:name="_Toc167403018"/>
      <w:r w:rsidRPr="108F794C">
        <w:rPr>
          <w:b/>
          <w:bCs/>
          <w:color w:val="4472C4" w:themeColor="accent1"/>
          <w:sz w:val="32"/>
          <w:szCs w:val="32"/>
          <w:lang w:val="en-US"/>
        </w:rPr>
        <w:t>2.</w:t>
      </w:r>
      <w:r w:rsidR="00A344EE" w:rsidRPr="108F794C">
        <w:rPr>
          <w:b/>
          <w:bCs/>
          <w:color w:val="4472C4" w:themeColor="accent1"/>
          <w:sz w:val="32"/>
          <w:szCs w:val="32"/>
          <w:lang w:val="en-US"/>
        </w:rPr>
        <w:t>6 Navie Bayes</w:t>
      </w:r>
      <w:bookmarkEnd w:id="27"/>
    </w:p>
    <w:p w14:paraId="3DFD6CAB" w14:textId="0D8E9CB1" w:rsidR="00A344EE" w:rsidRDefault="00A344EE" w:rsidP="00A344EE">
      <w:pPr>
        <w:pStyle w:val="Heading3"/>
        <w:spacing w:line="360" w:lineRule="auto"/>
        <w:rPr>
          <w:rFonts w:cstheme="majorHAnsi"/>
          <w:b/>
          <w:bCs/>
          <w:color w:val="4472C4" w:themeColor="accent1"/>
          <w:sz w:val="29"/>
          <w:szCs w:val="29"/>
          <w:lang w:val="en-US"/>
        </w:rPr>
      </w:pPr>
      <w:bookmarkStart w:id="28" w:name="_Toc167403019"/>
      <w:r>
        <w:rPr>
          <w:rFonts w:cstheme="majorHAnsi"/>
          <w:b/>
          <w:bCs/>
          <w:color w:val="4472C4" w:themeColor="accent1"/>
          <w:sz w:val="29"/>
          <w:szCs w:val="29"/>
          <w:lang w:val="en-US"/>
        </w:rPr>
        <w:t xml:space="preserve">2.6.1 </w:t>
      </w:r>
      <w:r>
        <w:rPr>
          <w:rFonts w:cstheme="majorHAnsi"/>
          <w:b/>
          <w:color w:val="4472C4" w:themeColor="accent1"/>
          <w:sz w:val="29"/>
          <w:szCs w:val="29"/>
          <w:lang w:val="en-US"/>
        </w:rPr>
        <w:t>Sơ lược về lý thuyết</w:t>
      </w:r>
      <w:bookmarkEnd w:id="28"/>
    </w:p>
    <w:p w14:paraId="3E3EADB8" w14:textId="1F64F13D" w:rsidR="00A344EE" w:rsidRDefault="6071EB73" w:rsidP="00F510E1">
      <w:pPr>
        <w:pStyle w:val="Heading4"/>
        <w:spacing w:line="360" w:lineRule="auto"/>
        <w:jc w:val="both"/>
        <w:rPr>
          <w:lang w:val="en-US"/>
        </w:rPr>
      </w:pPr>
      <w:r w:rsidRPr="3860C182">
        <w:rPr>
          <w:lang w:val="en-US"/>
        </w:rPr>
        <w:t>2.6.</w:t>
      </w:r>
      <w:r w:rsidR="5C8C4D1B" w:rsidRPr="42892A9D">
        <w:rPr>
          <w:lang w:val="en-US"/>
        </w:rPr>
        <w:t>1.</w:t>
      </w:r>
      <w:r w:rsidR="5C8C4D1B" w:rsidRPr="3860C182">
        <w:rPr>
          <w:lang w:val="en-US"/>
        </w:rPr>
        <w:t>1.</w:t>
      </w:r>
      <w:r w:rsidR="5C8C4D1B" w:rsidRPr="42892A9D">
        <w:rPr>
          <w:lang w:val="en-US"/>
        </w:rPr>
        <w:t xml:space="preserve"> Khái niệm.</w:t>
      </w:r>
    </w:p>
    <w:p w14:paraId="0E401594" w14:textId="654C6CB7" w:rsidR="5C8C4D1B" w:rsidRDefault="5C8C4D1B" w:rsidP="00F510E1">
      <w:pPr>
        <w:spacing w:line="360" w:lineRule="auto"/>
        <w:ind w:firstLine="720"/>
        <w:jc w:val="both"/>
        <w:rPr>
          <w:lang w:val="en-US"/>
        </w:rPr>
      </w:pPr>
      <w:r w:rsidRPr="42892A9D">
        <w:rPr>
          <w:lang w:val="en-US"/>
        </w:rPr>
        <w:t>- Là một thuật toán học máy phân loại được sử dụng rộng rãi trong các bài toán phân loại văn bản và dữ liệu. Thuật toán này dựa trên định lý Bayes và giả định "ngây thơ" (naive) rằng các đặc trưng đầu vào độc lập với nhau.</w:t>
      </w:r>
    </w:p>
    <w:p w14:paraId="4FB6ADF8" w14:textId="143BD016" w:rsidR="5C8C4D1B" w:rsidRDefault="5C8C4D1B" w:rsidP="00F510E1">
      <w:pPr>
        <w:pStyle w:val="Heading4"/>
        <w:spacing w:line="360" w:lineRule="auto"/>
        <w:jc w:val="both"/>
        <w:rPr>
          <w:lang w:val="en-US"/>
        </w:rPr>
      </w:pPr>
      <w:r w:rsidRPr="42892A9D">
        <w:rPr>
          <w:lang w:val="en-US"/>
        </w:rPr>
        <w:t>2.</w:t>
      </w:r>
      <w:r w:rsidR="3179A613" w:rsidRPr="3860C182">
        <w:rPr>
          <w:lang w:val="en-US"/>
        </w:rPr>
        <w:t>6.1.</w:t>
      </w:r>
      <w:r w:rsidRPr="3860C182">
        <w:rPr>
          <w:lang w:val="en-US"/>
        </w:rPr>
        <w:t>2.</w:t>
      </w:r>
      <w:r w:rsidRPr="42892A9D">
        <w:rPr>
          <w:lang w:val="en-US"/>
        </w:rPr>
        <w:t xml:space="preserve"> Định lý Bayes.</w:t>
      </w:r>
    </w:p>
    <w:p w14:paraId="7CB2C754" w14:textId="00FC75EB" w:rsidR="5C8C4D1B" w:rsidRDefault="5C8C4D1B" w:rsidP="00F510E1">
      <w:pPr>
        <w:spacing w:line="360" w:lineRule="auto"/>
        <w:ind w:firstLine="720"/>
        <w:jc w:val="both"/>
        <w:rPr>
          <w:lang w:val="en-US"/>
        </w:rPr>
      </w:pPr>
      <w:r w:rsidRPr="1FFFA06F">
        <w:rPr>
          <w:lang w:val="en-US"/>
        </w:rPr>
        <w:t>- Là một công cụ cơ bản trong thống kê và xác suất, cho phép tính xác suất của một sự kiện dựa trên các thông tin liên quan đến sự kiện đó. Trong bài toán phân loại, chúng ta muốn tính xác suất của một lớp dựa trên các đặc trưng của mẫu dữ liệu</w:t>
      </w:r>
    </w:p>
    <w:p w14:paraId="33B2D8C9" w14:textId="771BE561" w:rsidR="5C8C4D1B" w:rsidRDefault="20E13BD4" w:rsidP="00F510E1">
      <w:pPr>
        <w:pStyle w:val="Heading4"/>
        <w:spacing w:line="360" w:lineRule="auto"/>
        <w:jc w:val="both"/>
        <w:rPr>
          <w:lang w:val="en-US"/>
        </w:rPr>
      </w:pPr>
      <w:r w:rsidRPr="0C7B7220">
        <w:rPr>
          <w:lang w:val="en-US"/>
        </w:rPr>
        <w:lastRenderedPageBreak/>
        <w:t>2.6.1.</w:t>
      </w:r>
      <w:r w:rsidR="5C8C4D1B" w:rsidRPr="0C7B7220">
        <w:rPr>
          <w:lang w:val="en-US"/>
        </w:rPr>
        <w:t>3.</w:t>
      </w:r>
      <w:r w:rsidR="5C8C4D1B" w:rsidRPr="7ED7A861">
        <w:rPr>
          <w:lang w:val="en-US"/>
        </w:rPr>
        <w:t xml:space="preserve"> Giả định "ngây thơ" của Naive Bayes</w:t>
      </w:r>
      <w:r w:rsidR="5C8C4D1B" w:rsidRPr="4E7BD838">
        <w:rPr>
          <w:lang w:val="en-US"/>
        </w:rPr>
        <w:t>.</w:t>
      </w:r>
    </w:p>
    <w:p w14:paraId="052E5588" w14:textId="2BDE408A" w:rsidR="5C8C4D1B" w:rsidRDefault="5C8C4D1B" w:rsidP="00F510E1">
      <w:pPr>
        <w:spacing w:line="360" w:lineRule="auto"/>
        <w:ind w:firstLine="720"/>
        <w:jc w:val="both"/>
        <w:rPr>
          <w:lang w:val="en-US"/>
        </w:rPr>
      </w:pPr>
      <w:r w:rsidRPr="33A06F93">
        <w:rPr>
          <w:lang w:val="en-US"/>
        </w:rPr>
        <w:t xml:space="preserve">- </w:t>
      </w:r>
      <w:r w:rsidR="2AA65B98" w:rsidRPr="33A06F93">
        <w:rPr>
          <w:lang w:val="en-US"/>
        </w:rPr>
        <w:t>Là một giả định đơn giản nhưng mạnh mẽ, giả định rằng các đặc trưng của một mẫu dữ liệu là độc lập.</w:t>
      </w:r>
    </w:p>
    <w:p w14:paraId="059B3E45" w14:textId="2040AFB9" w:rsidR="00A344EE" w:rsidRDefault="00A344EE" w:rsidP="00A344EE">
      <w:pPr>
        <w:pStyle w:val="Heading3"/>
        <w:spacing w:line="360" w:lineRule="auto"/>
        <w:rPr>
          <w:b/>
          <w:color w:val="4472C4" w:themeColor="accent1"/>
          <w:sz w:val="29"/>
          <w:szCs w:val="29"/>
          <w:lang w:val="en-US"/>
        </w:rPr>
      </w:pPr>
      <w:bookmarkStart w:id="29" w:name="_Toc167403020"/>
      <w:r w:rsidRPr="0C7B7220">
        <w:rPr>
          <w:b/>
          <w:color w:val="4472C4" w:themeColor="accent1"/>
          <w:sz w:val="29"/>
          <w:szCs w:val="29"/>
          <w:lang w:val="en-US"/>
        </w:rPr>
        <w:t>2.6.2 Ưu điểm</w:t>
      </w:r>
      <w:bookmarkEnd w:id="29"/>
    </w:p>
    <w:p w14:paraId="602424B8" w14:textId="3EE03117" w:rsidR="51ACB56D" w:rsidRDefault="51ACB56D" w:rsidP="00F510E1">
      <w:pPr>
        <w:spacing w:line="360" w:lineRule="auto"/>
        <w:ind w:firstLine="720"/>
        <w:jc w:val="both"/>
        <w:rPr>
          <w:lang w:val="en-US"/>
        </w:rPr>
      </w:pPr>
      <w:r w:rsidRPr="4E4D5BFB">
        <w:rPr>
          <w:lang w:val="en-US"/>
        </w:rPr>
        <w:t xml:space="preserve">- Naive Bayes dựa trên giả định cơ bản các biến độc lập với nhau giúp </w:t>
      </w:r>
      <w:r w:rsidRPr="5B12B6A6">
        <w:rPr>
          <w:lang w:val="en-US"/>
        </w:rPr>
        <w:t>làm giảm độ phức tạp của mô hình.</w:t>
      </w:r>
    </w:p>
    <w:p w14:paraId="300E2547" w14:textId="7CAB0E92" w:rsidR="3E69CAF4" w:rsidRDefault="3E69CAF4" w:rsidP="00F510E1">
      <w:pPr>
        <w:spacing w:line="360" w:lineRule="auto"/>
        <w:ind w:firstLine="720"/>
        <w:jc w:val="both"/>
        <w:rPr>
          <w:lang w:val="en-US"/>
        </w:rPr>
      </w:pPr>
      <w:r w:rsidRPr="0A9BD9C0">
        <w:rPr>
          <w:lang w:val="en-US"/>
        </w:rPr>
        <w:t xml:space="preserve">- Naive Bayes tập trung vào việc phân loại dữ liệu một cách nhanh chóng và hiểu quả </w:t>
      </w:r>
    </w:p>
    <w:p w14:paraId="1D604BF2" w14:textId="6AB28FE1" w:rsidR="00A344EE" w:rsidRPr="00A344EE" w:rsidRDefault="00A344EE" w:rsidP="00F510E1">
      <w:pPr>
        <w:pStyle w:val="Heading3"/>
        <w:spacing w:line="360" w:lineRule="auto"/>
        <w:jc w:val="both"/>
        <w:rPr>
          <w:b/>
          <w:color w:val="4472C4" w:themeColor="accent1"/>
          <w:sz w:val="29"/>
          <w:szCs w:val="29"/>
          <w:lang w:val="en-US"/>
        </w:rPr>
      </w:pPr>
      <w:bookmarkStart w:id="30" w:name="_Toc167403021"/>
      <w:r w:rsidRPr="3762E6F5">
        <w:rPr>
          <w:b/>
          <w:color w:val="4472C4" w:themeColor="accent1"/>
          <w:sz w:val="29"/>
          <w:szCs w:val="29"/>
          <w:lang w:val="en-US"/>
        </w:rPr>
        <w:t>2.6.3 Nhược điểm</w:t>
      </w:r>
      <w:bookmarkEnd w:id="30"/>
    </w:p>
    <w:p w14:paraId="5004F967" w14:textId="5AEAA716" w:rsidR="62D6F481" w:rsidRDefault="62D6F481" w:rsidP="00F510E1">
      <w:pPr>
        <w:spacing w:line="360" w:lineRule="auto"/>
        <w:ind w:firstLine="720"/>
        <w:jc w:val="both"/>
        <w:rPr>
          <w:lang w:val="en-US"/>
        </w:rPr>
      </w:pPr>
      <w:r w:rsidRPr="468D3552">
        <w:rPr>
          <w:lang w:val="en-US"/>
        </w:rPr>
        <w:t>- Giả định độc lập có điều kiện: Naive Bayes giả định rằng các đặc trưng đầu vào là độc lập có điều kiện và việc giả định này dẫn đến kết quả dự đoán không chính xác.</w:t>
      </w:r>
    </w:p>
    <w:p w14:paraId="5D834CA0" w14:textId="4595452C" w:rsidR="162CE295" w:rsidRDefault="162CE295" w:rsidP="00F510E1">
      <w:pPr>
        <w:spacing w:line="360" w:lineRule="auto"/>
        <w:ind w:firstLine="720"/>
        <w:jc w:val="both"/>
        <w:rPr>
          <w:lang w:val="en-US"/>
        </w:rPr>
      </w:pPr>
      <w:r w:rsidRPr="3762E6F5">
        <w:rPr>
          <w:lang w:val="en-US"/>
        </w:rPr>
        <w:t>- Naive Bayes có thể không hoạt động tốt nếu có dữ liệu mới nằm ngoài phạm vi của dữ liệu huấn luyện. Chỉ dựa vào việc tính toán xác suất từ dữ liệu huấn luyện và gặp vấn đề khi dữ liệu thử nghiệm khác biệt quá nhiều.</w:t>
      </w:r>
    </w:p>
    <w:p w14:paraId="7F5CAD55" w14:textId="74CB75FE" w:rsidR="14D65194" w:rsidRDefault="14D65194" w:rsidP="00F510E1">
      <w:pPr>
        <w:spacing w:line="360" w:lineRule="auto"/>
        <w:ind w:firstLine="720"/>
        <w:jc w:val="both"/>
        <w:rPr>
          <w:lang w:val="en-US"/>
        </w:rPr>
      </w:pPr>
      <w:r w:rsidRPr="1F7ABF9B">
        <w:rPr>
          <w:lang w:val="en-US"/>
        </w:rPr>
        <w:t xml:space="preserve">- Tập dữ liệu có một đặc trưng không xuất hiện trong tập huấn luyện, Naive Bayes gán xác suất 0 cho lớp đó (zero frequency). </w:t>
      </w:r>
      <w:r w:rsidRPr="2CAC4D3B">
        <w:rPr>
          <w:lang w:val="en-US"/>
        </w:rPr>
        <w:t>Dẫn</w:t>
      </w:r>
      <w:r w:rsidRPr="1F7ABF9B">
        <w:rPr>
          <w:lang w:val="en-US"/>
        </w:rPr>
        <w:t xml:space="preserve"> đến dự đoán không chính xác khi có dữ liệu mới mà có đặc trưng chưa xuất hiện trong tập huấn luyện.</w:t>
      </w:r>
    </w:p>
    <w:p w14:paraId="59147188" w14:textId="19780DA8" w:rsidR="00701607" w:rsidRPr="00701607" w:rsidRDefault="00701607" w:rsidP="00701607">
      <w:pPr>
        <w:pStyle w:val="Heading2"/>
        <w:spacing w:line="360" w:lineRule="auto"/>
        <w:rPr>
          <w:b/>
          <w:bCs/>
          <w:color w:val="4472C4" w:themeColor="accent1"/>
          <w:sz w:val="36"/>
          <w:szCs w:val="36"/>
          <w:lang w:val="en-US"/>
        </w:rPr>
      </w:pPr>
      <w:bookmarkStart w:id="31" w:name="_Toc167403022"/>
      <w:r w:rsidRPr="108F794C">
        <w:rPr>
          <w:b/>
          <w:bCs/>
          <w:color w:val="4472C4" w:themeColor="accent1"/>
          <w:sz w:val="36"/>
          <w:szCs w:val="36"/>
          <w:lang w:val="en-US"/>
        </w:rPr>
        <w:t>2.</w:t>
      </w:r>
      <w:r>
        <w:rPr>
          <w:b/>
          <w:bCs/>
          <w:color w:val="4472C4" w:themeColor="accent1"/>
          <w:sz w:val="36"/>
          <w:szCs w:val="36"/>
          <w:lang w:val="en-US"/>
        </w:rPr>
        <w:t>7 Feedforward neural network</w:t>
      </w:r>
      <w:bookmarkEnd w:id="31"/>
    </w:p>
    <w:p w14:paraId="510AF5A4" w14:textId="207FBF84" w:rsidR="00701607" w:rsidRDefault="00701607" w:rsidP="00701607">
      <w:pPr>
        <w:pStyle w:val="Heading3"/>
        <w:spacing w:line="360" w:lineRule="auto"/>
        <w:rPr>
          <w:rFonts w:cstheme="majorHAnsi"/>
          <w:b/>
          <w:color w:val="4472C4" w:themeColor="accent1"/>
          <w:sz w:val="29"/>
          <w:szCs w:val="29"/>
          <w:lang w:val="en-US"/>
        </w:rPr>
      </w:pPr>
      <w:bookmarkStart w:id="32" w:name="_Toc167403023"/>
      <w:r>
        <w:rPr>
          <w:rFonts w:cstheme="majorHAnsi"/>
          <w:b/>
          <w:bCs/>
          <w:color w:val="4472C4" w:themeColor="accent1"/>
          <w:sz w:val="29"/>
          <w:szCs w:val="29"/>
          <w:lang w:val="en-US"/>
        </w:rPr>
        <w:t xml:space="preserve">2.7.1 </w:t>
      </w:r>
      <w:r>
        <w:rPr>
          <w:rFonts w:cstheme="majorHAnsi"/>
          <w:b/>
          <w:color w:val="4472C4" w:themeColor="accent1"/>
          <w:sz w:val="29"/>
          <w:szCs w:val="29"/>
          <w:lang w:val="en-US"/>
        </w:rPr>
        <w:t>Sơ lược về lý thuyết</w:t>
      </w:r>
      <w:bookmarkEnd w:id="32"/>
    </w:p>
    <w:p w14:paraId="77BE48E4" w14:textId="1942EC00" w:rsidR="00701607" w:rsidRPr="00701607" w:rsidRDefault="00701607" w:rsidP="00701607">
      <w:pPr>
        <w:spacing w:line="360" w:lineRule="auto"/>
        <w:ind w:firstLine="720"/>
        <w:rPr>
          <w:lang w:val="en-US"/>
        </w:rPr>
      </w:pPr>
      <w:r w:rsidRPr="00701607">
        <w:rPr>
          <w:lang w:val="en-US"/>
        </w:rPr>
        <w:t>Mạng nơron truyền thẳng nhiều lớp, hay còn được gọi là mạng nơron nhân tạo đa tầng (Multilayer Perceptron - MLP), là một loại kiến trúc mạng nơron sâu phổ biến trong lĩnh vực học máy và deep learning.</w:t>
      </w:r>
    </w:p>
    <w:p w14:paraId="31B6FBF3" w14:textId="66B517B8" w:rsidR="00701607" w:rsidRPr="00701607" w:rsidRDefault="00701607" w:rsidP="00701607">
      <w:pPr>
        <w:spacing w:line="360" w:lineRule="auto"/>
        <w:ind w:firstLine="720"/>
        <w:rPr>
          <w:lang w:val="en-US"/>
        </w:rPr>
      </w:pPr>
      <w:r w:rsidRPr="00701607">
        <w:rPr>
          <w:lang w:val="en-US"/>
        </w:rPr>
        <w:t>Mạng nơron truyền thẳng nhiều lớp bao gồm ít nhất ba loại lớp:</w:t>
      </w:r>
    </w:p>
    <w:p w14:paraId="53EC67CD" w14:textId="7CA00159" w:rsidR="00701607" w:rsidRPr="00701607" w:rsidRDefault="00701607" w:rsidP="00701607">
      <w:pPr>
        <w:spacing w:line="360" w:lineRule="auto"/>
        <w:ind w:firstLine="720"/>
        <w:rPr>
          <w:lang w:val="en-US"/>
        </w:rPr>
      </w:pPr>
      <w:r>
        <w:rPr>
          <w:lang w:val="en-US"/>
        </w:rPr>
        <w:lastRenderedPageBreak/>
        <w:t xml:space="preserve">- </w:t>
      </w:r>
      <w:r w:rsidRPr="00701607">
        <w:rPr>
          <w:lang w:val="en-US"/>
        </w:rPr>
        <w:t>Lớp vào (input layer): Là lớp đầu tiên của mạng, nhận dữ liệu đầu vào và truyền nó qua mạng. Mỗi nút trong lớp này biểu diễn một thuộc tính hoặc đặc trưng của dữ liệu.</w:t>
      </w:r>
    </w:p>
    <w:p w14:paraId="2F570B1A" w14:textId="77777777" w:rsidR="00701607" w:rsidRPr="00701607" w:rsidRDefault="00701607" w:rsidP="00701607">
      <w:pPr>
        <w:spacing w:line="360" w:lineRule="auto"/>
        <w:rPr>
          <w:lang w:val="en-US"/>
        </w:rPr>
      </w:pPr>
    </w:p>
    <w:p w14:paraId="0B719C92" w14:textId="0FB257EB" w:rsidR="00701607" w:rsidRPr="00701607" w:rsidRDefault="00701607" w:rsidP="00701607">
      <w:pPr>
        <w:spacing w:line="360" w:lineRule="auto"/>
        <w:ind w:firstLine="720"/>
        <w:rPr>
          <w:lang w:val="en-US"/>
        </w:rPr>
      </w:pPr>
      <w:r>
        <w:rPr>
          <w:lang w:val="en-US"/>
        </w:rPr>
        <w:t xml:space="preserve">- </w:t>
      </w:r>
      <w:r w:rsidRPr="00701607">
        <w:rPr>
          <w:lang w:val="en-US"/>
        </w:rPr>
        <w:t>Các lớp ẩn (hidden layers): Đây là các lớp nằm giữa lớp vào và lớp ra. Mỗi lớp ẩn có nhiều nút nơron, mỗi nút liên kết với tất cả các nút trong lớp trước đó và lớp sau nó. Các lớp ẩn này giúp mạng học được các biểu diễn phức tạp của dữ liệu.</w:t>
      </w:r>
    </w:p>
    <w:p w14:paraId="5FE2E2C6" w14:textId="7E4DAA9B" w:rsidR="00701607" w:rsidRPr="00701607" w:rsidRDefault="00701607" w:rsidP="00701607">
      <w:pPr>
        <w:spacing w:line="360" w:lineRule="auto"/>
        <w:ind w:firstLine="720"/>
        <w:rPr>
          <w:lang w:val="en-US"/>
        </w:rPr>
      </w:pPr>
      <w:r>
        <w:rPr>
          <w:lang w:val="en-US"/>
        </w:rPr>
        <w:t xml:space="preserve">- </w:t>
      </w:r>
      <w:r w:rsidRPr="00701607">
        <w:rPr>
          <w:lang w:val="en-US"/>
        </w:rPr>
        <w:t>Lớp ra (output layer): Là lớp cuối cùng của mạng, đưa ra dự đoán hoặc giá trị đầu ra. Số lượng nút trong lớp này thường phụ thuộc vào loại bài toán, ví dụ, một nút cho mỗi lớp phân loại trong bài toán phân loại, hoặc một nút cho mỗi chiều trong bài toán dự đoán.</w:t>
      </w:r>
    </w:p>
    <w:p w14:paraId="24C54E99" w14:textId="5DE50C06" w:rsidR="00701607" w:rsidRDefault="00701607" w:rsidP="00701607">
      <w:pPr>
        <w:pStyle w:val="Heading3"/>
        <w:spacing w:line="360" w:lineRule="auto"/>
        <w:rPr>
          <w:rFonts w:cstheme="majorHAnsi"/>
          <w:b/>
          <w:color w:val="4472C4" w:themeColor="accent1"/>
          <w:sz w:val="29"/>
          <w:szCs w:val="29"/>
          <w:lang w:val="en-US"/>
        </w:rPr>
      </w:pPr>
      <w:bookmarkStart w:id="33" w:name="_Toc167403024"/>
      <w:r>
        <w:rPr>
          <w:rFonts w:cstheme="majorHAnsi"/>
          <w:b/>
          <w:bCs/>
          <w:color w:val="4472C4" w:themeColor="accent1"/>
          <w:sz w:val="29"/>
          <w:szCs w:val="29"/>
          <w:lang w:val="en-US"/>
        </w:rPr>
        <w:t xml:space="preserve">2.7.2 </w:t>
      </w:r>
      <w:r>
        <w:rPr>
          <w:rFonts w:cstheme="majorHAnsi"/>
          <w:b/>
          <w:color w:val="4472C4" w:themeColor="accent1"/>
          <w:sz w:val="29"/>
          <w:szCs w:val="29"/>
          <w:lang w:val="en-US"/>
        </w:rPr>
        <w:t>Ưu điểm</w:t>
      </w:r>
      <w:bookmarkEnd w:id="33"/>
    </w:p>
    <w:p w14:paraId="471337ED" w14:textId="66497DF4" w:rsidR="00701607" w:rsidRPr="00701607" w:rsidRDefault="00701607" w:rsidP="00701607">
      <w:pPr>
        <w:spacing w:line="360" w:lineRule="auto"/>
        <w:ind w:firstLine="720"/>
        <w:rPr>
          <w:lang w:val="en-US"/>
        </w:rPr>
      </w:pPr>
      <w:r>
        <w:rPr>
          <w:lang w:val="en-US"/>
        </w:rPr>
        <w:t xml:space="preserve">- </w:t>
      </w:r>
      <w:r w:rsidRPr="00701607">
        <w:rPr>
          <w:lang w:val="en-US"/>
        </w:rPr>
        <w:t>Khả năng học được các biểu diễn phức tạp: Mạng nơron truyền thẳng có khả năng học được các biểu diễn phức tạp của dữ liệu, đặc biệt là khi sử dụng nhiều lớp ẩn. Điều này cho phép nó thích hợp với các bài toán có dữ liệu phức tạp và không gian đặc trưng lớn.</w:t>
      </w:r>
    </w:p>
    <w:p w14:paraId="30502037" w14:textId="2FE34300" w:rsidR="00701607" w:rsidRPr="00701607" w:rsidRDefault="00701607" w:rsidP="00701607">
      <w:pPr>
        <w:spacing w:line="360" w:lineRule="auto"/>
        <w:ind w:firstLine="720"/>
        <w:rPr>
          <w:lang w:val="en-US"/>
        </w:rPr>
      </w:pPr>
      <w:r>
        <w:rPr>
          <w:lang w:val="en-US"/>
        </w:rPr>
        <w:t xml:space="preserve">- </w:t>
      </w:r>
      <w:r w:rsidRPr="00701607">
        <w:rPr>
          <w:lang w:val="en-US"/>
        </w:rPr>
        <w:t>Hiệu suất cao khi được huấn luyện đúng cách: Nếu được huấn luyện đúng cách trên tập dữ liệu đủ lớn và đại diện, mạng nơron truyền thẳng có thể đạt được hiệu suất cao và đưa ra các dự đoán chính xác.</w:t>
      </w:r>
    </w:p>
    <w:p w14:paraId="73E37046" w14:textId="360B78BE" w:rsidR="00701607" w:rsidRDefault="00701607" w:rsidP="00701607">
      <w:pPr>
        <w:spacing w:line="360" w:lineRule="auto"/>
        <w:ind w:firstLine="720"/>
        <w:rPr>
          <w:lang w:val="en-US"/>
        </w:rPr>
      </w:pPr>
      <w:r>
        <w:rPr>
          <w:lang w:val="en-US"/>
        </w:rPr>
        <w:t xml:space="preserve">- </w:t>
      </w:r>
      <w:r w:rsidRPr="00701607">
        <w:rPr>
          <w:lang w:val="en-US"/>
        </w:rPr>
        <w:t>Linh hoạt trong thiết kế kiến trúc: Mạng nơron truyền thẳng có thể được thiết kế với nhiều lớp ẩn và số lượng nút nơron khác nhau, cho phép tối ưu hóa cho từng bài toán cụ thể.</w:t>
      </w:r>
    </w:p>
    <w:p w14:paraId="77572071" w14:textId="42D0FFDF" w:rsidR="00701607" w:rsidRDefault="00701607" w:rsidP="00701607">
      <w:pPr>
        <w:pStyle w:val="Heading3"/>
        <w:spacing w:line="360" w:lineRule="auto"/>
        <w:rPr>
          <w:b/>
          <w:color w:val="4471C4"/>
          <w:sz w:val="29"/>
          <w:szCs w:val="29"/>
          <w:lang w:val="en-US"/>
        </w:rPr>
      </w:pPr>
      <w:bookmarkStart w:id="34" w:name="_Toc167403025"/>
      <w:r w:rsidRPr="0A549AEF">
        <w:rPr>
          <w:b/>
          <w:color w:val="4471C4"/>
          <w:sz w:val="29"/>
          <w:szCs w:val="29"/>
          <w:lang w:val="en-US"/>
        </w:rPr>
        <w:t>2.</w:t>
      </w:r>
      <w:r>
        <w:rPr>
          <w:b/>
          <w:color w:val="4471C4"/>
          <w:sz w:val="29"/>
          <w:szCs w:val="29"/>
          <w:lang w:val="en-US"/>
        </w:rPr>
        <w:t>7</w:t>
      </w:r>
      <w:r w:rsidRPr="0A549AEF">
        <w:rPr>
          <w:b/>
          <w:color w:val="4471C4"/>
          <w:sz w:val="29"/>
          <w:szCs w:val="29"/>
          <w:lang w:val="en-US"/>
        </w:rPr>
        <w:t>.3 Nhược điểm</w:t>
      </w:r>
      <w:bookmarkEnd w:id="34"/>
    </w:p>
    <w:p w14:paraId="7415019D" w14:textId="20F72814" w:rsidR="00701607" w:rsidRPr="00701607" w:rsidRDefault="00701607" w:rsidP="00701607">
      <w:pPr>
        <w:spacing w:line="360" w:lineRule="auto"/>
        <w:rPr>
          <w:lang w:val="en-US"/>
        </w:rPr>
      </w:pPr>
      <w:r>
        <w:rPr>
          <w:lang w:val="en-US"/>
        </w:rPr>
        <w:tab/>
        <w:t xml:space="preserve">- </w:t>
      </w:r>
      <w:r w:rsidRPr="00701607">
        <w:rPr>
          <w:lang w:val="en-US"/>
        </w:rPr>
        <w:t>Dễ bị overfitting: Mạng nơron truyền thẳng có khả năng cao bị overfitting, đặc biệt là khi có nhiều lớp ẩn và số lượng tham số lớn. Điều này đặc biệt đúng khi dữ liệu huấn luyện không đủ lớn hoặc không đủ đa dạng.</w:t>
      </w:r>
    </w:p>
    <w:p w14:paraId="443EBC58" w14:textId="42848A63" w:rsidR="00701607" w:rsidRPr="00701607" w:rsidRDefault="00701607" w:rsidP="00701607">
      <w:pPr>
        <w:spacing w:line="360" w:lineRule="auto"/>
        <w:ind w:firstLine="720"/>
        <w:rPr>
          <w:lang w:val="en-US"/>
        </w:rPr>
      </w:pPr>
      <w:r>
        <w:rPr>
          <w:lang w:val="en-US"/>
        </w:rPr>
        <w:lastRenderedPageBreak/>
        <w:t xml:space="preserve">- </w:t>
      </w:r>
      <w:r w:rsidRPr="00701607">
        <w:rPr>
          <w:lang w:val="en-US"/>
        </w:rPr>
        <w:t>Đòi hỏi nhiều dữ liệu huấn luyện: Mạng nơron truyền thẳng thường yêu cầu một lượng lớn dữ liệu huấn luyện để đạt được hiệu suất tốt, đặc biệt là đối với các mô hình phức tạp.</w:t>
      </w:r>
    </w:p>
    <w:p w14:paraId="484F5405" w14:textId="17F056FD" w:rsidR="00701607" w:rsidRPr="006A55D0" w:rsidRDefault="00701607" w:rsidP="00701607">
      <w:pPr>
        <w:spacing w:line="360" w:lineRule="auto"/>
        <w:ind w:firstLine="720"/>
        <w:rPr>
          <w:lang w:val="en-US"/>
        </w:rPr>
      </w:pPr>
      <w:r>
        <w:rPr>
          <w:lang w:val="en-US"/>
        </w:rPr>
        <w:t xml:space="preserve">- </w:t>
      </w:r>
      <w:r w:rsidRPr="00701607">
        <w:rPr>
          <w:lang w:val="en-US"/>
        </w:rPr>
        <w:t>Đòi hỏi nhiều tính toán: Khi mạng có nhiều lớp và nút nơron, quá trình huấn luyện và dự đoán có thể tốn kém về mặt tính toán, đặc biệt là trên các tập dữ liệu lớn.</w:t>
      </w:r>
    </w:p>
    <w:p w14:paraId="3C7A96CC" w14:textId="77777777" w:rsidR="00701607" w:rsidRDefault="00701607" w:rsidP="00701607">
      <w:pPr>
        <w:spacing w:line="360" w:lineRule="auto"/>
        <w:jc w:val="both"/>
        <w:rPr>
          <w:lang w:val="en-US"/>
        </w:rPr>
      </w:pPr>
    </w:p>
    <w:p w14:paraId="14C8226F" w14:textId="1B1A5581" w:rsidR="3762E6F5" w:rsidRDefault="3762E6F5" w:rsidP="3762E6F5">
      <w:pPr>
        <w:ind w:firstLine="720"/>
        <w:rPr>
          <w:lang w:val="en-US"/>
        </w:rPr>
      </w:pPr>
    </w:p>
    <w:p w14:paraId="4C15174A" w14:textId="602B5529" w:rsidR="00A344EE" w:rsidRDefault="00A344EE" w:rsidP="00A344EE">
      <w:pPr>
        <w:rPr>
          <w:lang w:val="en-US"/>
        </w:rPr>
      </w:pPr>
    </w:p>
    <w:p w14:paraId="796EF995" w14:textId="1761C09D" w:rsidR="00A344EE" w:rsidRPr="00A344EE" w:rsidRDefault="00A344EE" w:rsidP="00A344EE">
      <w:pPr>
        <w:rPr>
          <w:lang w:val="en-US"/>
        </w:rPr>
      </w:pPr>
    </w:p>
    <w:p w14:paraId="59D5D398" w14:textId="7B234C8D" w:rsidR="00A344EE" w:rsidRDefault="00A344EE" w:rsidP="00A344EE">
      <w:pPr>
        <w:rPr>
          <w:lang w:val="en-US"/>
        </w:rPr>
      </w:pPr>
    </w:p>
    <w:p w14:paraId="143CB15D" w14:textId="35BF7A04" w:rsidR="00A344EE" w:rsidRDefault="00A344EE" w:rsidP="00A344EE">
      <w:pPr>
        <w:rPr>
          <w:lang w:val="en-US"/>
        </w:rPr>
      </w:pPr>
    </w:p>
    <w:p w14:paraId="480EAB1C" w14:textId="6324F9D1" w:rsidR="00A344EE" w:rsidRDefault="00A344EE" w:rsidP="00A344EE">
      <w:pPr>
        <w:rPr>
          <w:lang w:val="en-US"/>
        </w:rPr>
      </w:pPr>
    </w:p>
    <w:p w14:paraId="1C90B5BF" w14:textId="77777777" w:rsidR="00A344EE" w:rsidRDefault="00A344EE" w:rsidP="00A344EE">
      <w:pPr>
        <w:rPr>
          <w:lang w:val="en-US"/>
        </w:rPr>
      </w:pPr>
    </w:p>
    <w:p w14:paraId="7F11C500" w14:textId="77777777" w:rsidR="00A344EE" w:rsidRDefault="00A344EE" w:rsidP="00A344EE">
      <w:pPr>
        <w:rPr>
          <w:lang w:val="en-US"/>
        </w:rPr>
      </w:pPr>
    </w:p>
    <w:p w14:paraId="4BBA8BC8" w14:textId="22289074" w:rsidR="00007A96" w:rsidRDefault="00007A96" w:rsidP="00A344EE">
      <w:pPr>
        <w:rPr>
          <w:lang w:val="en-US"/>
        </w:rPr>
      </w:pPr>
    </w:p>
    <w:p w14:paraId="75AF0668" w14:textId="12F00D7E" w:rsidR="00007A96" w:rsidRDefault="00007A96" w:rsidP="00A344EE">
      <w:pPr>
        <w:rPr>
          <w:lang w:val="en-US"/>
        </w:rPr>
      </w:pPr>
    </w:p>
    <w:p w14:paraId="1E424EA0" w14:textId="70CF1E46" w:rsidR="008734F7" w:rsidRDefault="008734F7" w:rsidP="00A344EE">
      <w:pPr>
        <w:rPr>
          <w:lang w:val="en-US"/>
        </w:rPr>
      </w:pPr>
    </w:p>
    <w:p w14:paraId="54C94E94" w14:textId="48418891" w:rsidR="008734F7" w:rsidRDefault="008734F7" w:rsidP="00A344EE">
      <w:pPr>
        <w:rPr>
          <w:lang w:val="en-US"/>
        </w:rPr>
      </w:pPr>
    </w:p>
    <w:p w14:paraId="15210DAD" w14:textId="4929089D" w:rsidR="008734F7" w:rsidRDefault="008734F7" w:rsidP="00A344EE">
      <w:pPr>
        <w:rPr>
          <w:lang w:val="en-US"/>
        </w:rPr>
      </w:pPr>
    </w:p>
    <w:p w14:paraId="463C39F7" w14:textId="4E974FA0" w:rsidR="008734F7" w:rsidRDefault="008734F7" w:rsidP="00A344EE">
      <w:pPr>
        <w:rPr>
          <w:lang w:val="en-US"/>
        </w:rPr>
      </w:pPr>
    </w:p>
    <w:p w14:paraId="1DD68325" w14:textId="2E2FDC16" w:rsidR="008734F7" w:rsidRDefault="008734F7" w:rsidP="00A344EE">
      <w:pPr>
        <w:rPr>
          <w:lang w:val="en-US"/>
        </w:rPr>
      </w:pPr>
    </w:p>
    <w:p w14:paraId="7D1AF787" w14:textId="1692E576" w:rsidR="008734F7" w:rsidRDefault="008734F7" w:rsidP="00A344EE">
      <w:pPr>
        <w:rPr>
          <w:lang w:val="en-US"/>
        </w:rPr>
      </w:pPr>
    </w:p>
    <w:p w14:paraId="1C79AFF8" w14:textId="5D1189C6" w:rsidR="008734F7" w:rsidRDefault="008734F7" w:rsidP="00A344EE">
      <w:pPr>
        <w:rPr>
          <w:lang w:val="en-US"/>
        </w:rPr>
      </w:pPr>
    </w:p>
    <w:p w14:paraId="04DF6080" w14:textId="79C5743F" w:rsidR="008734F7" w:rsidRDefault="008734F7" w:rsidP="00A344EE">
      <w:pPr>
        <w:rPr>
          <w:lang w:val="en-US"/>
        </w:rPr>
      </w:pPr>
    </w:p>
    <w:p w14:paraId="2709958A" w14:textId="77777777" w:rsidR="008734F7" w:rsidRPr="00A344EE" w:rsidRDefault="008734F7" w:rsidP="00A344EE">
      <w:pPr>
        <w:rPr>
          <w:lang w:val="en-US"/>
        </w:rPr>
      </w:pPr>
    </w:p>
    <w:p w14:paraId="66FB799B" w14:textId="0F67E49C" w:rsidR="00156FEF" w:rsidRPr="007C2814" w:rsidRDefault="00811FFE" w:rsidP="0018353E">
      <w:pPr>
        <w:pStyle w:val="IntenseQuote"/>
        <w:spacing w:line="360" w:lineRule="auto"/>
        <w:outlineLvl w:val="0"/>
        <w:rPr>
          <w:rFonts w:asciiTheme="majorHAnsi" w:hAnsiTheme="majorHAnsi" w:cstheme="majorHAnsi"/>
          <w:b/>
          <w:sz w:val="40"/>
          <w:szCs w:val="40"/>
          <w:lang w:val="en-US"/>
        </w:rPr>
      </w:pPr>
      <w:bookmarkStart w:id="35" w:name="_Toc167403026"/>
      <w:r>
        <w:rPr>
          <w:rFonts w:asciiTheme="majorHAnsi" w:hAnsiTheme="majorHAnsi" w:cstheme="majorHAnsi"/>
          <w:b/>
          <w:sz w:val="40"/>
          <w:szCs w:val="40"/>
          <w:lang w:val="en-US"/>
        </w:rPr>
        <w:lastRenderedPageBreak/>
        <w:t>PHẦN</w:t>
      </w:r>
      <w:r w:rsidR="00156FEF" w:rsidRPr="00141A9A">
        <w:rPr>
          <w:rFonts w:asciiTheme="majorHAnsi" w:hAnsiTheme="majorHAnsi" w:cstheme="majorHAnsi"/>
          <w:b/>
          <w:sz w:val="40"/>
          <w:szCs w:val="40"/>
          <w:lang w:val="en-US"/>
        </w:rPr>
        <w:t xml:space="preserve"> 3: </w:t>
      </w:r>
      <w:r>
        <w:rPr>
          <w:rFonts w:asciiTheme="majorHAnsi" w:hAnsiTheme="majorHAnsi" w:cstheme="majorHAnsi"/>
          <w:b/>
          <w:sz w:val="40"/>
          <w:szCs w:val="40"/>
          <w:lang w:val="en-US"/>
        </w:rPr>
        <w:t>KẾT QUẢ KHAI PHÁ</w:t>
      </w:r>
      <w:bookmarkEnd w:id="35"/>
    </w:p>
    <w:p w14:paraId="1D43DAB7" w14:textId="18077A4A" w:rsidR="000448E3" w:rsidRDefault="009928BC" w:rsidP="108F794C">
      <w:pPr>
        <w:pStyle w:val="Heading2"/>
        <w:spacing w:line="360" w:lineRule="auto"/>
        <w:rPr>
          <w:b/>
          <w:bCs/>
          <w:color w:val="4472C4" w:themeColor="accent1"/>
          <w:sz w:val="32"/>
          <w:szCs w:val="32"/>
          <w:lang w:val="en-US"/>
        </w:rPr>
      </w:pPr>
      <w:bookmarkStart w:id="36" w:name="_Toc167403027"/>
      <w:r w:rsidRPr="108F794C">
        <w:rPr>
          <w:b/>
          <w:bCs/>
          <w:color w:val="4472C4" w:themeColor="accent1"/>
          <w:sz w:val="32"/>
          <w:szCs w:val="32"/>
          <w:lang w:val="en-US"/>
        </w:rPr>
        <w:t xml:space="preserve">3.1 </w:t>
      </w:r>
      <w:r w:rsidR="004A4D28" w:rsidRPr="108F794C">
        <w:rPr>
          <w:b/>
          <w:bCs/>
          <w:color w:val="4472C4" w:themeColor="accent1"/>
          <w:sz w:val="32"/>
          <w:szCs w:val="32"/>
          <w:lang w:val="en-US"/>
        </w:rPr>
        <w:t>Đánh giá – nhận xét – trả lời câu hỏi</w:t>
      </w:r>
      <w:bookmarkEnd w:id="36"/>
    </w:p>
    <w:p w14:paraId="7D760F36" w14:textId="7AADA43D" w:rsidR="007213FF" w:rsidRDefault="007213FF" w:rsidP="007213FF">
      <w:pPr>
        <w:rPr>
          <w:lang w:val="en-US"/>
        </w:rPr>
      </w:pPr>
      <w:r>
        <w:rPr>
          <w:lang w:val="en-US"/>
        </w:rPr>
        <w:tab/>
        <w:t>Tập dữ liệu ban đầu sau khi đã hoàn thành xử lý xong sẽ được chia ra 70% dữ liệu để training và 30% dữ liệu còn lại dùng để test</w:t>
      </w:r>
    </w:p>
    <w:p w14:paraId="7282B2F7" w14:textId="216A35AD" w:rsidR="007213FF" w:rsidRPr="007213FF" w:rsidRDefault="007213FF" w:rsidP="007213FF">
      <w:pPr>
        <w:rPr>
          <w:lang w:val="en-US"/>
        </w:rPr>
      </w:pPr>
      <w:r>
        <w:rPr>
          <w:lang w:val="en-US"/>
        </w:rPr>
        <w:tab/>
        <w:t>Dùng thư viện scikit-learn để áp dụng các kỹ thuật khai phá dữ liệu được giới thiệu ở phía trên vào mô hình, sau đó thực hiện so sánh đánh giá hiệu quả mô hình, ta được kết quả như hình dưới</w:t>
      </w:r>
    </w:p>
    <w:p w14:paraId="7B38345A" w14:textId="0299F99B" w:rsidR="004A4D28" w:rsidRDefault="00A90B15" w:rsidP="00A90B15">
      <w:pPr>
        <w:rPr>
          <w:lang w:val="en-US"/>
        </w:rPr>
      </w:pPr>
      <w:r w:rsidRPr="00A90B15">
        <w:rPr>
          <w:noProof/>
          <w:lang w:val="en-US"/>
        </w:rPr>
        <w:drawing>
          <wp:inline distT="0" distB="0" distL="0" distR="0" wp14:anchorId="5FAA2ECE" wp14:editId="1ED27951">
            <wp:extent cx="4124901" cy="207674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4901" cy="2076740"/>
                    </a:xfrm>
                    <a:prstGeom prst="rect">
                      <a:avLst/>
                    </a:prstGeom>
                  </pic:spPr>
                </pic:pic>
              </a:graphicData>
            </a:graphic>
          </wp:inline>
        </w:drawing>
      </w:r>
    </w:p>
    <w:p w14:paraId="680954EC" w14:textId="6ACF0F12" w:rsidR="007213FF" w:rsidRDefault="007213FF" w:rsidP="007213FF">
      <w:pPr>
        <w:ind w:firstLine="720"/>
        <w:rPr>
          <w:lang w:val="en-US"/>
        </w:rPr>
      </w:pPr>
      <w:r>
        <w:rPr>
          <w:lang w:val="en-US"/>
        </w:rPr>
        <w:t>Có thể thấy, mô hình đạt hiệu quả cao nhất là decision tree, random forest, neural network (đều trên 90%) kế tiếp là KNN.</w:t>
      </w:r>
    </w:p>
    <w:p w14:paraId="24821CC1" w14:textId="0114114F" w:rsidR="007213FF" w:rsidRDefault="007213FF" w:rsidP="007213FF">
      <w:pPr>
        <w:ind w:firstLine="720"/>
      </w:pPr>
      <w:r>
        <w:rPr>
          <w:lang w:val="en-US"/>
        </w:rPr>
        <w:t xml:space="preserve">Hình ảnh dưới đây thể hiện </w:t>
      </w:r>
      <w:r>
        <w:t xml:space="preserve">tầm quan trọng của các đặc trưng (features) </w:t>
      </w:r>
      <w:r>
        <w:rPr>
          <w:lang w:val="en-US"/>
        </w:rPr>
        <w:t xml:space="preserve">đối với income </w:t>
      </w:r>
      <w:r>
        <w:t>trong mô hình Random Forest đã được huấn luyện</w:t>
      </w:r>
    </w:p>
    <w:p w14:paraId="79E8C2DC" w14:textId="5E68CFD6" w:rsidR="007213FF" w:rsidRDefault="007213FF" w:rsidP="007213FF">
      <w:pPr>
        <w:ind w:firstLine="720"/>
        <w:rPr>
          <w:lang w:val="en-US"/>
        </w:rPr>
      </w:pPr>
      <w:r w:rsidRPr="007213FF">
        <w:rPr>
          <w:noProof/>
          <w:lang w:val="en-US"/>
        </w:rPr>
        <w:lastRenderedPageBreak/>
        <w:drawing>
          <wp:inline distT="0" distB="0" distL="0" distR="0" wp14:anchorId="4116D2E1" wp14:editId="23A4DE20">
            <wp:extent cx="1924319" cy="384863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24319" cy="3848637"/>
                    </a:xfrm>
                    <a:prstGeom prst="rect">
                      <a:avLst/>
                    </a:prstGeom>
                  </pic:spPr>
                </pic:pic>
              </a:graphicData>
            </a:graphic>
          </wp:inline>
        </w:drawing>
      </w:r>
    </w:p>
    <w:p w14:paraId="75FA3EF2" w14:textId="43B6BD19" w:rsidR="000F0C20" w:rsidRDefault="000F0C20" w:rsidP="007213FF">
      <w:pPr>
        <w:ind w:firstLine="720"/>
        <w:rPr>
          <w:lang w:val="en-US"/>
        </w:rPr>
      </w:pPr>
      <w:r>
        <w:rPr>
          <w:lang w:val="en-US"/>
        </w:rPr>
        <w:t>Biểu đồ thể hiện tầm quan trọng của các đặc trưng</w:t>
      </w:r>
    </w:p>
    <w:p w14:paraId="54815028" w14:textId="77777777" w:rsidR="000F0C20" w:rsidRDefault="000F0C20" w:rsidP="007213FF">
      <w:pPr>
        <w:ind w:firstLine="720"/>
        <w:rPr>
          <w:lang w:val="en-US"/>
        </w:rPr>
      </w:pPr>
    </w:p>
    <w:p w14:paraId="03E4E82F" w14:textId="28030858" w:rsidR="00A90B15" w:rsidRDefault="00A90B15" w:rsidP="00A90B15">
      <w:pPr>
        <w:rPr>
          <w:lang w:val="en-US"/>
        </w:rPr>
      </w:pPr>
      <w:r w:rsidRPr="00A90B15">
        <w:rPr>
          <w:noProof/>
          <w:lang w:val="en-US"/>
        </w:rPr>
        <w:lastRenderedPageBreak/>
        <w:drawing>
          <wp:inline distT="0" distB="0" distL="0" distR="0" wp14:anchorId="1763E54C" wp14:editId="25B042D1">
            <wp:extent cx="5731510" cy="55524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552440"/>
                    </a:xfrm>
                    <a:prstGeom prst="rect">
                      <a:avLst/>
                    </a:prstGeom>
                  </pic:spPr>
                </pic:pic>
              </a:graphicData>
            </a:graphic>
          </wp:inline>
        </w:drawing>
      </w:r>
    </w:p>
    <w:p w14:paraId="11BA275E" w14:textId="0D981160" w:rsidR="004A4D28" w:rsidRDefault="004A4D28" w:rsidP="108F794C">
      <w:pPr>
        <w:pStyle w:val="Heading2"/>
        <w:spacing w:line="360" w:lineRule="auto"/>
        <w:rPr>
          <w:b/>
          <w:bCs/>
          <w:color w:val="4472C4" w:themeColor="accent1"/>
          <w:sz w:val="32"/>
          <w:szCs w:val="32"/>
          <w:lang w:val="en-US"/>
        </w:rPr>
      </w:pPr>
      <w:bookmarkStart w:id="37" w:name="_Toc167403028"/>
      <w:r w:rsidRPr="108F794C">
        <w:rPr>
          <w:b/>
          <w:bCs/>
          <w:color w:val="4472C4" w:themeColor="accent1"/>
          <w:sz w:val="32"/>
          <w:szCs w:val="32"/>
          <w:lang w:val="en-US"/>
        </w:rPr>
        <w:t>3.2 Ý nghĩa</w:t>
      </w:r>
      <w:bookmarkEnd w:id="37"/>
      <w:r w:rsidR="480042F8" w:rsidRPr="108F794C">
        <w:rPr>
          <w:b/>
          <w:bCs/>
          <w:color w:val="4472C4" w:themeColor="accent1"/>
          <w:sz w:val="32"/>
          <w:szCs w:val="32"/>
          <w:lang w:val="en-US"/>
        </w:rPr>
        <w:t xml:space="preserve"> </w:t>
      </w:r>
    </w:p>
    <w:p w14:paraId="38855A98" w14:textId="1C56F2CD" w:rsidR="003623FB" w:rsidRPr="003623FB" w:rsidRDefault="003623FB" w:rsidP="00BF2F8D">
      <w:pPr>
        <w:spacing w:line="360" w:lineRule="auto"/>
        <w:ind w:firstLine="720"/>
        <w:jc w:val="both"/>
        <w:rPr>
          <w:lang w:val="en-US"/>
        </w:rPr>
      </w:pPr>
      <w:r>
        <w:rPr>
          <w:lang w:val="en-US"/>
        </w:rPr>
        <w:t xml:space="preserve">- </w:t>
      </w:r>
      <w:r w:rsidRPr="003623FB">
        <w:rPr>
          <w:lang w:val="en-US"/>
        </w:rPr>
        <w:t>Dự đoán thu nhập: Một trong những ứng dụng chính của dự án này là dự đoán liệu một người trưởng thành có thu nhập trên 50000 USD hay không dựa trên các đặc trưng có sẵn trong tập dữ liệu. Điều này có thể hữu ích cho các tổ chức hoạt động trong lĩnh vực tài chính, ngân hàng, bảo hiểm, hoặc thậm chí là chính phủ để hiểu và dự đoán xu hướng thu nhập của công dân.</w:t>
      </w:r>
    </w:p>
    <w:p w14:paraId="6EF14724" w14:textId="6F8FA5DB" w:rsidR="003623FB" w:rsidRPr="003623FB" w:rsidRDefault="003623FB" w:rsidP="00BF2F8D">
      <w:pPr>
        <w:spacing w:line="360" w:lineRule="auto"/>
        <w:ind w:firstLine="720"/>
        <w:jc w:val="both"/>
        <w:rPr>
          <w:lang w:val="en-US"/>
        </w:rPr>
      </w:pPr>
      <w:r>
        <w:rPr>
          <w:lang w:val="en-US"/>
        </w:rPr>
        <w:t xml:space="preserve">- </w:t>
      </w:r>
      <w:r w:rsidRPr="003623FB">
        <w:rPr>
          <w:lang w:val="en-US"/>
        </w:rPr>
        <w:t xml:space="preserve">Segmentation và Marketing: Khi bạn hiểu được nhóm người có khả năng thu nhập cao và nhóm người có khả năng thu nhập thấp, bạn có thể tạo ra các chiến lược marketing phù hợp để tiếp cận và phục vụ khách hàng mục tiêu của </w:t>
      </w:r>
      <w:r w:rsidRPr="003623FB">
        <w:rPr>
          <w:lang w:val="en-US"/>
        </w:rPr>
        <w:lastRenderedPageBreak/>
        <w:t>mình. Điều này có thể giúp tối ưu hóa chi phí marketing và tăng cường hiệu suất chiến dịch quảng cáo.</w:t>
      </w:r>
    </w:p>
    <w:p w14:paraId="6116121C" w14:textId="05919AE1" w:rsidR="003623FB" w:rsidRPr="003623FB" w:rsidRDefault="003623FB" w:rsidP="00BF2F8D">
      <w:pPr>
        <w:spacing w:line="360" w:lineRule="auto"/>
        <w:ind w:firstLine="720"/>
        <w:jc w:val="both"/>
        <w:rPr>
          <w:lang w:val="en-US"/>
        </w:rPr>
      </w:pPr>
      <w:r>
        <w:rPr>
          <w:lang w:val="en-US"/>
        </w:rPr>
        <w:t xml:space="preserve">- </w:t>
      </w:r>
      <w:r w:rsidRPr="003623FB">
        <w:rPr>
          <w:lang w:val="en-US"/>
        </w:rPr>
        <w:t>Quản lý rủi ro và tài chính: Dự án này cũng có thể hữu ích trong việc quản lý rủi ro và tài chính, bằng cách đánh giá rủi ro của các khoản vay hoặc các giao dịch tài chính dựa trên dự đoán thu nhập của cá nhân.</w:t>
      </w:r>
    </w:p>
    <w:p w14:paraId="6D84CD29" w14:textId="2A3C082A" w:rsidR="003623FB" w:rsidRPr="003623FB" w:rsidRDefault="003623FB" w:rsidP="00BF2F8D">
      <w:pPr>
        <w:spacing w:line="360" w:lineRule="auto"/>
        <w:ind w:firstLine="720"/>
        <w:jc w:val="both"/>
        <w:rPr>
          <w:lang w:val="en-US"/>
        </w:rPr>
      </w:pPr>
      <w:r>
        <w:rPr>
          <w:lang w:val="en-US"/>
        </w:rPr>
        <w:t xml:space="preserve">- </w:t>
      </w:r>
      <w:r w:rsidRPr="003623FB">
        <w:rPr>
          <w:lang w:val="en-US"/>
        </w:rPr>
        <w:t>Nghiên cứu và phân tích xã hội: Dự án này cũng có thể được sử dụng trong nghiên cứu xã hội để hiểu sâu hơn về mối quan hệ giữa các yếu tố như tuổi tác, giáo dục, nghề nghiệp và thu nhập.</w:t>
      </w:r>
    </w:p>
    <w:p w14:paraId="4468D385" w14:textId="15BE62E9" w:rsidR="003623FB" w:rsidRPr="003623FB" w:rsidRDefault="003623FB" w:rsidP="00BF2F8D">
      <w:pPr>
        <w:spacing w:line="360" w:lineRule="auto"/>
        <w:ind w:firstLine="720"/>
        <w:jc w:val="both"/>
        <w:rPr>
          <w:lang w:val="en-US"/>
        </w:rPr>
      </w:pPr>
      <w:r>
        <w:rPr>
          <w:lang w:val="en-US"/>
        </w:rPr>
        <w:t xml:space="preserve">- </w:t>
      </w:r>
      <w:r w:rsidRPr="003623FB">
        <w:rPr>
          <w:lang w:val="en-US"/>
        </w:rPr>
        <w:t>Tối ưu hóa chính sách công cộng: Chính phủ có thể sử dụng thông tin về thu nhập để định hình các chính sách về thuế, bảo hiểm xã hội, giáo dục và các lĩnh vực khác nhằm hỗ trợ các nhóm dân số có thu nhập thấp.</w:t>
      </w:r>
    </w:p>
    <w:p w14:paraId="077AF101" w14:textId="32CBB736" w:rsidR="00567D66" w:rsidRPr="009C4541" w:rsidRDefault="003623FB" w:rsidP="00BF2F8D">
      <w:pPr>
        <w:spacing w:line="360" w:lineRule="auto"/>
        <w:ind w:firstLine="720"/>
        <w:jc w:val="both"/>
        <w:rPr>
          <w:lang w:val="en-US"/>
        </w:rPr>
      </w:pPr>
      <w:r>
        <w:rPr>
          <w:lang w:val="en-US"/>
        </w:rPr>
        <w:t xml:space="preserve">- </w:t>
      </w:r>
      <w:r w:rsidRPr="003623FB">
        <w:rPr>
          <w:lang w:val="en-US"/>
        </w:rPr>
        <w:t>Đối với doanh nghiệp và doanh nhân: Dự án này cung cấp thông tin cần thiết để phát triển sản phẩm hoặc dịch vụ đích thực cho các nhóm khách hàng mục tiêu, từ đó tạo ra cơ hội kinh doanh mới hoặc tối ưu hóa sản phẩm/dịch vụ hiện tại.</w:t>
      </w:r>
    </w:p>
    <w:p w14:paraId="384F8306" w14:textId="77777777" w:rsidR="009C2B8E" w:rsidRDefault="009C2B8E" w:rsidP="00BF2F8D">
      <w:pPr>
        <w:ind w:firstLine="720"/>
        <w:jc w:val="both"/>
        <w:rPr>
          <w:rFonts w:asciiTheme="majorHAnsi" w:hAnsiTheme="majorHAnsi"/>
          <w:bCs/>
          <w:sz w:val="29"/>
          <w:szCs w:val="29"/>
          <w:lang w:val="en-US"/>
        </w:rPr>
      </w:pPr>
    </w:p>
    <w:p w14:paraId="68B59199" w14:textId="2156338A" w:rsidR="00525A5C" w:rsidRDefault="00525A5C" w:rsidP="0018353E">
      <w:pPr>
        <w:spacing w:line="360" w:lineRule="auto"/>
        <w:rPr>
          <w:rFonts w:asciiTheme="majorHAnsi" w:hAnsiTheme="majorHAnsi" w:cstheme="majorHAnsi"/>
          <w:b/>
          <w:bCs/>
          <w:color w:val="4472C4" w:themeColor="accent1"/>
          <w:sz w:val="29"/>
          <w:szCs w:val="29"/>
          <w:lang w:val="en-US"/>
        </w:rPr>
      </w:pPr>
    </w:p>
    <w:p w14:paraId="0303F726" w14:textId="4A2D2141" w:rsidR="004A4D28" w:rsidRDefault="004A4D28" w:rsidP="0018353E">
      <w:pPr>
        <w:spacing w:line="360" w:lineRule="auto"/>
        <w:rPr>
          <w:rFonts w:asciiTheme="majorHAnsi" w:hAnsiTheme="majorHAnsi" w:cstheme="majorHAnsi"/>
          <w:b/>
          <w:bCs/>
          <w:color w:val="4472C4" w:themeColor="accent1"/>
          <w:sz w:val="29"/>
          <w:szCs w:val="29"/>
          <w:lang w:val="en-US"/>
        </w:rPr>
      </w:pPr>
    </w:p>
    <w:p w14:paraId="40619A26" w14:textId="58C48DB5" w:rsidR="004A4D28" w:rsidRDefault="004A4D28" w:rsidP="0018353E">
      <w:pPr>
        <w:spacing w:line="360" w:lineRule="auto"/>
        <w:rPr>
          <w:rFonts w:asciiTheme="majorHAnsi" w:hAnsiTheme="majorHAnsi" w:cstheme="majorHAnsi"/>
          <w:b/>
          <w:bCs/>
          <w:color w:val="4472C4" w:themeColor="accent1"/>
          <w:sz w:val="29"/>
          <w:szCs w:val="29"/>
          <w:lang w:val="en-US"/>
        </w:rPr>
      </w:pPr>
    </w:p>
    <w:p w14:paraId="077D4BB3" w14:textId="6F4AEC7E" w:rsidR="004A4D28" w:rsidRDefault="004A4D28" w:rsidP="0018353E">
      <w:pPr>
        <w:spacing w:line="360" w:lineRule="auto"/>
        <w:rPr>
          <w:rFonts w:asciiTheme="majorHAnsi" w:hAnsiTheme="majorHAnsi" w:cstheme="majorHAnsi"/>
          <w:b/>
          <w:bCs/>
          <w:color w:val="4472C4" w:themeColor="accent1"/>
          <w:sz w:val="29"/>
          <w:szCs w:val="29"/>
          <w:lang w:val="en-US"/>
        </w:rPr>
      </w:pPr>
    </w:p>
    <w:p w14:paraId="285F9968" w14:textId="53E2590B" w:rsidR="004A4D28" w:rsidRDefault="004A4D28" w:rsidP="0018353E">
      <w:pPr>
        <w:spacing w:line="360" w:lineRule="auto"/>
        <w:rPr>
          <w:rFonts w:asciiTheme="majorHAnsi" w:hAnsiTheme="majorHAnsi" w:cstheme="majorHAnsi"/>
          <w:b/>
          <w:bCs/>
          <w:color w:val="4472C4" w:themeColor="accent1"/>
          <w:sz w:val="29"/>
          <w:szCs w:val="29"/>
          <w:lang w:val="en-US"/>
        </w:rPr>
      </w:pPr>
    </w:p>
    <w:p w14:paraId="2D7EEC70" w14:textId="533743A7" w:rsidR="004A4D28" w:rsidRDefault="004A4D28" w:rsidP="0018353E">
      <w:pPr>
        <w:spacing w:line="360" w:lineRule="auto"/>
        <w:rPr>
          <w:rFonts w:asciiTheme="majorHAnsi" w:hAnsiTheme="majorHAnsi" w:cstheme="majorHAnsi"/>
          <w:b/>
          <w:bCs/>
          <w:color w:val="4472C4" w:themeColor="accent1"/>
          <w:sz w:val="29"/>
          <w:szCs w:val="29"/>
          <w:lang w:val="en-US"/>
        </w:rPr>
      </w:pPr>
    </w:p>
    <w:p w14:paraId="53C03E1D" w14:textId="77777777" w:rsidR="004A4D28" w:rsidRDefault="004A4D28" w:rsidP="0018353E">
      <w:pPr>
        <w:spacing w:line="360" w:lineRule="auto"/>
        <w:rPr>
          <w:rFonts w:asciiTheme="majorHAnsi" w:hAnsiTheme="majorHAnsi" w:cstheme="majorHAnsi"/>
          <w:b/>
          <w:bCs/>
          <w:color w:val="4472C4" w:themeColor="accent1"/>
          <w:sz w:val="29"/>
          <w:szCs w:val="29"/>
          <w:lang w:val="en-US"/>
        </w:rPr>
      </w:pPr>
    </w:p>
    <w:p w14:paraId="1AE510E6" w14:textId="38708E97" w:rsidR="00EC6357" w:rsidRDefault="00811FFE" w:rsidP="0018353E">
      <w:pPr>
        <w:pStyle w:val="IntenseQuote"/>
        <w:spacing w:line="360" w:lineRule="auto"/>
        <w:outlineLvl w:val="0"/>
        <w:rPr>
          <w:rFonts w:asciiTheme="majorHAnsi" w:hAnsiTheme="majorHAnsi" w:cstheme="majorHAnsi"/>
          <w:b/>
          <w:bCs/>
          <w:sz w:val="29"/>
          <w:szCs w:val="29"/>
          <w:lang w:val="en-US"/>
        </w:rPr>
      </w:pPr>
      <w:bookmarkStart w:id="38" w:name="_Toc167403029"/>
      <w:r>
        <w:rPr>
          <w:rFonts w:asciiTheme="majorHAnsi" w:hAnsiTheme="majorHAnsi" w:cstheme="majorHAnsi"/>
          <w:b/>
          <w:sz w:val="40"/>
          <w:szCs w:val="40"/>
          <w:lang w:val="en-US"/>
        </w:rPr>
        <w:lastRenderedPageBreak/>
        <w:t>PHẦN</w:t>
      </w:r>
      <w:r w:rsidR="00714099" w:rsidRPr="003C2AE5">
        <w:rPr>
          <w:rFonts w:asciiTheme="majorHAnsi" w:hAnsiTheme="majorHAnsi" w:cstheme="majorHAnsi"/>
          <w:b/>
          <w:sz w:val="40"/>
          <w:szCs w:val="40"/>
          <w:lang w:val="en-US"/>
        </w:rPr>
        <w:t xml:space="preserve"> 4 : </w:t>
      </w:r>
      <w:r>
        <w:rPr>
          <w:rFonts w:asciiTheme="majorHAnsi" w:hAnsiTheme="majorHAnsi" w:cstheme="majorHAnsi"/>
          <w:b/>
          <w:bCs/>
          <w:sz w:val="40"/>
          <w:szCs w:val="40"/>
          <w:lang w:val="en-US"/>
        </w:rPr>
        <w:t>KẾT LUẬN</w:t>
      </w:r>
      <w:bookmarkEnd w:id="38"/>
    </w:p>
    <w:p w14:paraId="1F6C24C5" w14:textId="62C306B4" w:rsidR="004A4D28" w:rsidRDefault="004A4D28" w:rsidP="00F510E1">
      <w:pPr>
        <w:pStyle w:val="Heading2"/>
        <w:spacing w:line="360" w:lineRule="auto"/>
        <w:jc w:val="both"/>
        <w:rPr>
          <w:b/>
          <w:bCs/>
          <w:color w:val="4472C4" w:themeColor="accent1"/>
          <w:sz w:val="32"/>
          <w:szCs w:val="32"/>
          <w:lang w:val="en-US"/>
        </w:rPr>
      </w:pPr>
      <w:bookmarkStart w:id="39" w:name="_Toc167403030"/>
      <w:r w:rsidRPr="0E4168A0">
        <w:rPr>
          <w:b/>
          <w:color w:val="4471C4"/>
          <w:sz w:val="32"/>
          <w:szCs w:val="32"/>
          <w:lang w:val="en-US"/>
        </w:rPr>
        <w:t>4.1 Kết quả đạt được</w:t>
      </w:r>
      <w:bookmarkEnd w:id="39"/>
      <w:r w:rsidR="4FF63DE2" w:rsidRPr="0E4168A0">
        <w:rPr>
          <w:b/>
          <w:color w:val="4471C4"/>
          <w:sz w:val="32"/>
          <w:szCs w:val="32"/>
          <w:lang w:val="en-US"/>
        </w:rPr>
        <w:t xml:space="preserve"> </w:t>
      </w:r>
    </w:p>
    <w:p w14:paraId="55CBFF4A" w14:textId="2F81BD47" w:rsidR="004A4D28" w:rsidRPr="00D4096D" w:rsidRDefault="00750D8C" w:rsidP="00F510E1">
      <w:pPr>
        <w:spacing w:line="360" w:lineRule="auto"/>
        <w:ind w:firstLine="720"/>
        <w:jc w:val="both"/>
        <w:rPr>
          <w:sz w:val="26"/>
          <w:szCs w:val="26"/>
          <w:lang w:val="en-US"/>
        </w:rPr>
      </w:pPr>
      <w:r>
        <w:rPr>
          <w:sz w:val="26"/>
          <w:szCs w:val="26"/>
          <w:lang w:val="en-US"/>
        </w:rPr>
        <w:t>Thực hiện ứng dụng kỹ thuật khai phá dữ liệu vào bài toán thực tế</w:t>
      </w:r>
      <w:r w:rsidR="009A30BE">
        <w:rPr>
          <w:sz w:val="26"/>
          <w:szCs w:val="26"/>
          <w:lang w:val="en-US"/>
        </w:rPr>
        <w:t xml:space="preserve"> </w:t>
      </w:r>
      <w:r>
        <w:rPr>
          <w:sz w:val="26"/>
          <w:szCs w:val="26"/>
          <w:lang w:val="en-US"/>
        </w:rPr>
        <w:t>giúp chúng em hiểu sâu hơn về kiến thức</w:t>
      </w:r>
      <w:r w:rsidR="009A30BE">
        <w:rPr>
          <w:sz w:val="26"/>
          <w:szCs w:val="26"/>
          <w:lang w:val="en-US"/>
        </w:rPr>
        <w:t xml:space="preserve"> cũng như ý nghĩa của</w:t>
      </w:r>
      <w:r>
        <w:rPr>
          <w:sz w:val="26"/>
          <w:szCs w:val="26"/>
          <w:lang w:val="en-US"/>
        </w:rPr>
        <w:t xml:space="preserve"> môn học K</w:t>
      </w:r>
      <w:r w:rsidR="009A30BE">
        <w:rPr>
          <w:sz w:val="26"/>
          <w:szCs w:val="26"/>
          <w:lang w:val="en-US"/>
        </w:rPr>
        <w:t>hai phá dữ liệu</w:t>
      </w:r>
      <w:r>
        <w:rPr>
          <w:sz w:val="26"/>
          <w:szCs w:val="26"/>
          <w:lang w:val="en-US"/>
        </w:rPr>
        <w:t xml:space="preserve"> và thành thạo hơn trong việc</w:t>
      </w:r>
      <w:r w:rsidR="009A30BE">
        <w:rPr>
          <w:sz w:val="26"/>
          <w:szCs w:val="26"/>
          <w:lang w:val="en-US"/>
        </w:rPr>
        <w:t xml:space="preserve"> ứng dụng các mô hình</w:t>
      </w:r>
      <w:r w:rsidR="008638BA">
        <w:rPr>
          <w:sz w:val="26"/>
          <w:szCs w:val="26"/>
          <w:lang w:val="en-US"/>
        </w:rPr>
        <w:t>, thuật toán khai phá dữ liệu cũng như cách s</w:t>
      </w:r>
      <w:r w:rsidR="00451FEE">
        <w:rPr>
          <w:sz w:val="26"/>
          <w:szCs w:val="26"/>
          <w:lang w:val="en-US"/>
        </w:rPr>
        <w:t xml:space="preserve">ử dụng các thư viện học máy </w:t>
      </w:r>
      <w:r w:rsidR="006862EC">
        <w:rPr>
          <w:sz w:val="26"/>
          <w:szCs w:val="26"/>
          <w:lang w:val="en-US"/>
        </w:rPr>
        <w:t>scikit-learning, pandas, seaborn,…</w:t>
      </w:r>
      <w:r>
        <w:rPr>
          <w:sz w:val="26"/>
          <w:szCs w:val="26"/>
          <w:lang w:val="en-US"/>
        </w:rPr>
        <w:t xml:space="preserve">. Nâng cao kỹ năng nhìn nhận và tiếp thu, xử lý thông tin đầu vào, đặt những câu hỏi tiền đề và thảo luận hướng đi để giải quyết và </w:t>
      </w:r>
      <w:r w:rsidR="004B128E">
        <w:rPr>
          <w:sz w:val="26"/>
          <w:szCs w:val="26"/>
          <w:lang w:val="en-US"/>
        </w:rPr>
        <w:t xml:space="preserve">tìm kiếm câu </w:t>
      </w:r>
      <w:r>
        <w:rPr>
          <w:sz w:val="26"/>
          <w:szCs w:val="26"/>
          <w:lang w:val="en-US"/>
        </w:rPr>
        <w:t xml:space="preserve">trả lời </w:t>
      </w:r>
      <w:r w:rsidR="004B128E">
        <w:rPr>
          <w:sz w:val="26"/>
          <w:szCs w:val="26"/>
          <w:lang w:val="en-US"/>
        </w:rPr>
        <w:t xml:space="preserve">cho </w:t>
      </w:r>
      <w:r>
        <w:rPr>
          <w:sz w:val="26"/>
          <w:szCs w:val="26"/>
          <w:lang w:val="en-US"/>
        </w:rPr>
        <w:t>câu hỏi.</w:t>
      </w:r>
      <w:r w:rsidR="00D4096D">
        <w:rPr>
          <w:sz w:val="26"/>
          <w:szCs w:val="26"/>
          <w:lang w:val="en-US"/>
        </w:rPr>
        <w:t xml:space="preserve"> </w:t>
      </w:r>
      <w:r w:rsidR="00533550">
        <w:rPr>
          <w:lang w:val="en-US"/>
        </w:rPr>
        <w:t xml:space="preserve">Ngoài ra, </w:t>
      </w:r>
      <w:r w:rsidR="00FB72FE">
        <w:rPr>
          <w:lang w:val="en-US"/>
        </w:rPr>
        <w:t xml:space="preserve">nhóm chúng em còn được </w:t>
      </w:r>
      <w:r w:rsidR="005A0F30">
        <w:rPr>
          <w:lang w:val="en-US"/>
        </w:rPr>
        <w:t xml:space="preserve">rèn luyện và kỹ năng làm việc nhóm, khả năng trình </w:t>
      </w:r>
      <w:r w:rsidR="00D4096D">
        <w:rPr>
          <w:lang w:val="en-US"/>
        </w:rPr>
        <w:t>bày, tư duy giải quyết vấn đề</w:t>
      </w:r>
    </w:p>
    <w:p w14:paraId="76EA292A" w14:textId="48817B5B" w:rsidR="004A4D28" w:rsidRDefault="004A4D28" w:rsidP="00F510E1">
      <w:pPr>
        <w:pStyle w:val="Heading2"/>
        <w:spacing w:line="360" w:lineRule="auto"/>
        <w:jc w:val="both"/>
        <w:rPr>
          <w:b/>
          <w:bCs/>
          <w:color w:val="4472C4" w:themeColor="accent1"/>
          <w:sz w:val="32"/>
          <w:szCs w:val="32"/>
          <w:lang w:val="en-US"/>
        </w:rPr>
      </w:pPr>
      <w:bookmarkStart w:id="40" w:name="_Toc167403031"/>
      <w:r w:rsidRPr="108F794C">
        <w:rPr>
          <w:b/>
          <w:bCs/>
          <w:color w:val="4472C4" w:themeColor="accent1"/>
          <w:sz w:val="32"/>
          <w:szCs w:val="32"/>
          <w:lang w:val="en-US"/>
        </w:rPr>
        <w:t>4.2 Những hạn chế</w:t>
      </w:r>
      <w:bookmarkEnd w:id="40"/>
      <w:r w:rsidR="09E56B3F" w:rsidRPr="108F794C">
        <w:rPr>
          <w:b/>
          <w:bCs/>
          <w:color w:val="4472C4" w:themeColor="accent1"/>
          <w:sz w:val="32"/>
          <w:szCs w:val="32"/>
          <w:lang w:val="en-US"/>
        </w:rPr>
        <w:t xml:space="preserve"> </w:t>
      </w:r>
    </w:p>
    <w:p w14:paraId="69294349" w14:textId="4597E29A" w:rsidR="273051C6" w:rsidRDefault="4BC52D6D" w:rsidP="00F510E1">
      <w:pPr>
        <w:spacing w:line="360" w:lineRule="auto"/>
        <w:ind w:firstLine="720"/>
        <w:jc w:val="both"/>
        <w:rPr>
          <w:rFonts w:asciiTheme="minorHAnsi" w:eastAsiaTheme="minorEastAsia" w:hAnsiTheme="minorHAnsi"/>
          <w:lang w:val="en-US"/>
        </w:rPr>
      </w:pPr>
      <w:r w:rsidRPr="003F3610">
        <w:t>Nhóm c</w:t>
      </w:r>
      <w:r w:rsidR="5AD22AD8" w:rsidRPr="003F3610">
        <w:t xml:space="preserve">hỉ mới sử dụng được các kỹ thuật khai phá dữ liệu đã nêu trên để áp dụng cho tập dữ liệu </w:t>
      </w:r>
      <w:r w:rsidR="39E4710B" w:rsidRPr="003F3610">
        <w:t>ban đầu</w:t>
      </w:r>
      <w:r w:rsidR="5FECBF35" w:rsidRPr="003F3610">
        <w:t xml:space="preserve">. </w:t>
      </w:r>
      <w:r w:rsidR="17A6DBE1" w:rsidRPr="003F3610">
        <w:t>Điều này khiến</w:t>
      </w:r>
      <w:r w:rsidR="04FFA423" w:rsidRPr="003F3610">
        <w:t xml:space="preserve"> việc đánh giá </w:t>
      </w:r>
      <w:r w:rsidR="4A1BE0CF" w:rsidRPr="003F3610">
        <w:t xml:space="preserve">kết quả </w:t>
      </w:r>
      <w:r w:rsidR="75F743D9" w:rsidRPr="003F3610">
        <w:t xml:space="preserve">cuối cùng </w:t>
      </w:r>
      <w:r w:rsidR="4A1BE0CF" w:rsidRPr="003F3610">
        <w:t>t</w:t>
      </w:r>
      <w:r w:rsidR="2BCE4D4F" w:rsidRPr="003F3610">
        <w:t>hiếu đi sự đa dạng</w:t>
      </w:r>
      <w:r w:rsidR="57B3B273" w:rsidRPr="003F3610">
        <w:t xml:space="preserve"> </w:t>
      </w:r>
      <w:r w:rsidR="2BCE4D4F" w:rsidRPr="003F3610">
        <w:t xml:space="preserve">trong việc đánh giá các kỹ thuật khai pháp </w:t>
      </w:r>
      <w:r w:rsidR="4C586C79" w:rsidRPr="003F3610">
        <w:t xml:space="preserve">đã được học để </w:t>
      </w:r>
      <w:r w:rsidR="2BCE4D4F" w:rsidRPr="003F3610">
        <w:t>áp dụng trên tập dữ liệu</w:t>
      </w:r>
      <w:r w:rsidR="7FAD3BA8" w:rsidRPr="003F3610">
        <w:t xml:space="preserve"> đã được lựa chọn</w:t>
      </w:r>
      <w:r w:rsidR="57B3B273" w:rsidRPr="003F3610">
        <w:t xml:space="preserve"> </w:t>
      </w:r>
      <w:r w:rsidR="7FAD3BA8" w:rsidRPr="003F3610">
        <w:t>ban đầu</w:t>
      </w:r>
      <w:r w:rsidR="30116E1B" w:rsidRPr="003F3610">
        <w:t>;</w:t>
      </w:r>
      <w:r w:rsidR="0BE103F0" w:rsidRPr="003F3610">
        <w:t xml:space="preserve"> ngoài ra</w:t>
      </w:r>
      <w:r w:rsidR="23C3A380" w:rsidRPr="003F3610">
        <w:t xml:space="preserve"> </w:t>
      </w:r>
      <w:r w:rsidR="2723358A" w:rsidRPr="003F3610">
        <w:t>việc áp dụng ít kỹ thuật khiến cho chúng em</w:t>
      </w:r>
      <w:r w:rsidR="23C3A380" w:rsidRPr="5BE77AE4">
        <w:rPr>
          <w:lang w:val="en-US"/>
        </w:rPr>
        <w:t xml:space="preserve"> </w:t>
      </w:r>
      <w:r w:rsidR="65D54468" w:rsidRPr="003F3610">
        <w:t xml:space="preserve">khó có thể đánh giá một cách toàn diện và chính xác </w:t>
      </w:r>
      <w:r w:rsidR="102AE6C4" w:rsidRPr="003F3610">
        <w:t>hoàn toàn</w:t>
      </w:r>
      <w:r w:rsidR="65D54468" w:rsidRPr="003F3610">
        <w:t xml:space="preserve"> </w:t>
      </w:r>
      <w:r w:rsidR="102AE6C4" w:rsidRPr="003F3610">
        <w:t>tất cả</w:t>
      </w:r>
      <w:r w:rsidR="65D54468" w:rsidRPr="003F3610">
        <w:t xml:space="preserve"> các </w:t>
      </w:r>
      <w:r w:rsidR="23C3A380" w:rsidRPr="003F3610">
        <w:t>phương pháp khai phá dữ liệu</w:t>
      </w:r>
      <w:r w:rsidR="202454D6" w:rsidRPr="003F3610">
        <w:t xml:space="preserve"> có thể sử dụng trên tập dữ liệu đã được lựa chọn. Với số lượng kỹ thuật khai phá dữ liệu hạn chế, sẽ </w:t>
      </w:r>
      <w:r w:rsidR="2F617327" w:rsidRPr="003F3610">
        <w:t>khó để</w:t>
      </w:r>
      <w:r w:rsidR="202454D6" w:rsidRPr="003F3610">
        <w:t xml:space="preserve"> tìm ra giải pháp tối ưu nhất hoặc phương án tốt nhất để áp dụng trên tập dữ liệu mà sẽ chỉ dựa lên những kỹ thuật khai </w:t>
      </w:r>
      <w:r w:rsidR="205F8FC0" w:rsidRPr="003F3610">
        <w:t>phá dữ liệu đã được chọn mà đưa ra kết quả</w:t>
      </w:r>
      <w:r w:rsidR="202454D6" w:rsidRPr="003F3610">
        <w:t>. Điều này có thể làm giảm hiệu quả của dự án.</w:t>
      </w:r>
      <w:r w:rsidR="209D9D87" w:rsidRPr="003F3610">
        <w:t xml:space="preserve"> </w:t>
      </w:r>
      <w:r w:rsidR="273051C6" w:rsidRPr="003F3610">
        <w:t xml:space="preserve">Ngoài ra, một số mô hình có hiệu quả còn chưa cao nên sẽ dẫn đến kết quả cuối cùng không </w:t>
      </w:r>
      <w:r w:rsidR="6087C617" w:rsidRPr="003F3610">
        <w:t xml:space="preserve">quá mức tối ưu </w:t>
      </w:r>
      <w:r w:rsidR="482089FC" w:rsidRPr="003F3610">
        <w:t>nên sẽ không có quá nhiều sự lựa chọn mô hình khai phá phù hợp với tập dữ liệu ban đầu</w:t>
      </w:r>
      <w:r w:rsidR="482089FC" w:rsidRPr="4131223B">
        <w:rPr>
          <w:rFonts w:asciiTheme="minorHAnsi" w:eastAsiaTheme="minorEastAsia" w:hAnsiTheme="minorHAnsi"/>
          <w:lang w:val="en-US"/>
        </w:rPr>
        <w:t>.</w:t>
      </w:r>
    </w:p>
    <w:p w14:paraId="555E9333" w14:textId="5DAF0633" w:rsidR="004A4D28" w:rsidRDefault="004A4D28" w:rsidP="00F510E1">
      <w:pPr>
        <w:pStyle w:val="Heading2"/>
        <w:spacing w:line="360" w:lineRule="auto"/>
        <w:jc w:val="both"/>
        <w:rPr>
          <w:b/>
          <w:bCs/>
          <w:color w:val="4472C4" w:themeColor="accent1"/>
          <w:sz w:val="32"/>
          <w:szCs w:val="32"/>
          <w:lang w:val="en-US"/>
        </w:rPr>
      </w:pPr>
      <w:bookmarkStart w:id="41" w:name="_Toc167403032"/>
      <w:r w:rsidRPr="108F794C">
        <w:rPr>
          <w:b/>
          <w:bCs/>
          <w:color w:val="4472C4" w:themeColor="accent1"/>
          <w:sz w:val="32"/>
          <w:szCs w:val="32"/>
          <w:lang w:val="en-US"/>
        </w:rPr>
        <w:lastRenderedPageBreak/>
        <w:t>4.3 Cách cải tiến</w:t>
      </w:r>
      <w:bookmarkEnd w:id="41"/>
    </w:p>
    <w:p w14:paraId="1B78507C" w14:textId="22D232CC" w:rsidR="0A22488F" w:rsidRDefault="59601E76" w:rsidP="00F510E1">
      <w:pPr>
        <w:spacing w:line="360" w:lineRule="auto"/>
        <w:ind w:firstLine="720"/>
        <w:jc w:val="both"/>
        <w:rPr>
          <w:lang w:val="en-US"/>
        </w:rPr>
      </w:pPr>
      <w:r w:rsidRPr="76CC967C">
        <w:rPr>
          <w:lang w:val="en-US"/>
        </w:rPr>
        <w:t xml:space="preserve">Để có thể cải tiến các hạn chế trên việc sử dụng các kỹ thuật khai phá dữ liệu, nhóm chúng em sẽ thực hiện nhiều </w:t>
      </w:r>
      <w:r w:rsidRPr="2ACC3A5D">
        <w:rPr>
          <w:lang w:val="en-US"/>
        </w:rPr>
        <w:t xml:space="preserve">biện pháp để cải tiến hơn: </w:t>
      </w:r>
    </w:p>
    <w:p w14:paraId="4D6B407C" w14:textId="5B8DA4F7" w:rsidR="59601E76" w:rsidRDefault="59601E76" w:rsidP="00F510E1">
      <w:pPr>
        <w:spacing w:line="360" w:lineRule="auto"/>
        <w:ind w:firstLine="720"/>
        <w:jc w:val="both"/>
        <w:rPr>
          <w:szCs w:val="28"/>
          <w:lang w:val="en-US"/>
        </w:rPr>
      </w:pPr>
      <w:r w:rsidRPr="2ACC3A5D">
        <w:rPr>
          <w:szCs w:val="28"/>
          <w:lang w:val="en-US"/>
        </w:rPr>
        <w:t xml:space="preserve">Nâng cao hơn kiến thức và kỹ năng của nhóm trong việc hiểu và áp dụng các mô hình đã được </w:t>
      </w:r>
      <w:r w:rsidRPr="7CACF2EF">
        <w:rPr>
          <w:szCs w:val="28"/>
          <w:lang w:val="en-US"/>
        </w:rPr>
        <w:t xml:space="preserve">học trên các tập dữ liệu để có thể hiểu rõ và hiểu sâu hơn về các kỹ </w:t>
      </w:r>
      <w:r w:rsidR="208F646D" w:rsidRPr="7CACF2EF">
        <w:rPr>
          <w:szCs w:val="28"/>
          <w:lang w:val="en-US"/>
        </w:rPr>
        <w:t xml:space="preserve">thuật khai </w:t>
      </w:r>
      <w:r w:rsidR="208F646D" w:rsidRPr="42892A9D">
        <w:rPr>
          <w:szCs w:val="28"/>
          <w:lang w:val="en-US"/>
        </w:rPr>
        <w:t>phá dữ liệu</w:t>
      </w:r>
    </w:p>
    <w:p w14:paraId="6AA271A5" w14:textId="55E5B69C" w:rsidR="208F646D" w:rsidRDefault="208F646D" w:rsidP="00F510E1">
      <w:pPr>
        <w:spacing w:line="360" w:lineRule="auto"/>
        <w:ind w:firstLine="720"/>
        <w:jc w:val="both"/>
        <w:rPr>
          <w:lang w:val="en-US"/>
        </w:rPr>
      </w:pPr>
      <w:r w:rsidRPr="003F3610">
        <w:t xml:space="preserve">Mở rộng phạm vi đánh giá và thử nghiệm các kỹ thuật trên tập dữ liệu: không chỉ tập trung vào một số ít kỹ thuật, nhóm </w:t>
      </w:r>
      <w:r w:rsidR="7CBCD8BE" w:rsidRPr="003F3610">
        <w:t>sẽ</w:t>
      </w:r>
      <w:r w:rsidRPr="003F3610">
        <w:t xml:space="preserve"> mở rộng phạm vi đánh giá và thử nghiệm bằng cách thử nghiệm nhiều phương pháp khác nhau. Điều này bao gồm việc áp dụng các kỹ thuật mới, thử nghiệm các mô hình khác nhau, và so sánh hiệu suất của chúng trên tập dữ liệu</w:t>
      </w:r>
      <w:r w:rsidRPr="1FFFA06F">
        <w:rPr>
          <w:rFonts w:asciiTheme="minorHAnsi" w:eastAsiaTheme="minorEastAsia" w:hAnsiTheme="minorHAnsi"/>
          <w:szCs w:val="28"/>
          <w:lang w:val="en-US"/>
        </w:rPr>
        <w:t>.</w:t>
      </w:r>
    </w:p>
    <w:p w14:paraId="2317F1F2" w14:textId="3CD47F42" w:rsidR="7CACF2EF" w:rsidRDefault="1ED9E3B2" w:rsidP="00F510E1">
      <w:pPr>
        <w:spacing w:line="360" w:lineRule="auto"/>
        <w:ind w:firstLine="720"/>
        <w:jc w:val="both"/>
        <w:rPr>
          <w:szCs w:val="28"/>
          <w:lang w:val="en-US"/>
        </w:rPr>
      </w:pPr>
      <w:r w:rsidRPr="33A06F93">
        <w:rPr>
          <w:szCs w:val="28"/>
          <w:lang w:val="en-US"/>
        </w:rPr>
        <w:t>Cải thiện các mô hình để khai phá dữ liệu đã được áp dụng trên tập dữ liệu để độ hiểu quả sẽ cao hơn và mô hình sẽ trở nên tối ưu hơn so với ban đầu.</w:t>
      </w:r>
    </w:p>
    <w:p w14:paraId="17FD9E66" w14:textId="3ED88B8A" w:rsidR="463ABC06" w:rsidRDefault="463ABC06" w:rsidP="00F510E1">
      <w:pPr>
        <w:spacing w:line="360" w:lineRule="auto"/>
        <w:ind w:firstLine="720"/>
        <w:jc w:val="both"/>
        <w:rPr>
          <w:lang w:val="en-US"/>
        </w:rPr>
      </w:pPr>
      <w:r w:rsidRPr="4E2427B7">
        <w:rPr>
          <w:lang w:val="en-US"/>
        </w:rPr>
        <w:t xml:space="preserve">Tạo ra một kế hoạch phát triển dự án dài hạn, định rõ các bước tiến hành, mục tiêu ngắn hạn và dài hạn, </w:t>
      </w:r>
      <w:r w:rsidRPr="33A06F93">
        <w:rPr>
          <w:szCs w:val="28"/>
          <w:lang w:val="en-US"/>
        </w:rPr>
        <w:t xml:space="preserve">đo lường hiệu suất đảm bảo rằng </w:t>
      </w:r>
      <w:r w:rsidRPr="4E2427B7">
        <w:rPr>
          <w:szCs w:val="28"/>
          <w:lang w:val="en-US"/>
        </w:rPr>
        <w:t>các mô hình</w:t>
      </w:r>
      <w:r w:rsidRPr="4E2427B7">
        <w:rPr>
          <w:lang w:val="en-US"/>
        </w:rPr>
        <w:t xml:space="preserve"> được triển khai một cách có hệ thống và hiệu quả.</w:t>
      </w:r>
    </w:p>
    <w:p w14:paraId="0132DC2E" w14:textId="6A899E64" w:rsidR="004A4D28" w:rsidRPr="004A4D28" w:rsidRDefault="00E8124F" w:rsidP="004A4D28">
      <w:pPr>
        <w:rPr>
          <w:lang w:val="en-US"/>
        </w:rPr>
      </w:pPr>
      <w:r>
        <w:rPr>
          <w:lang w:val="en-US"/>
        </w:rPr>
        <w:tab/>
      </w:r>
    </w:p>
    <w:p w14:paraId="4C984489" w14:textId="77777777" w:rsidR="004A4D28" w:rsidRDefault="004A4D28" w:rsidP="004A4D28"/>
    <w:p w14:paraId="34E76DC9" w14:textId="77777777" w:rsidR="004A4D28" w:rsidRDefault="004A4D28" w:rsidP="00811FFE">
      <w:pPr>
        <w:pStyle w:val="Title"/>
      </w:pPr>
    </w:p>
    <w:p w14:paraId="0F27005F" w14:textId="77777777" w:rsidR="004A4D28" w:rsidRDefault="004A4D28" w:rsidP="00811FFE">
      <w:pPr>
        <w:pStyle w:val="Title"/>
      </w:pPr>
    </w:p>
    <w:p w14:paraId="2245C368" w14:textId="77777777" w:rsidR="004A4D28" w:rsidRDefault="004A4D28" w:rsidP="00811FFE">
      <w:pPr>
        <w:pStyle w:val="Title"/>
      </w:pPr>
    </w:p>
    <w:p w14:paraId="0F9122E6" w14:textId="77777777" w:rsidR="004A4D28" w:rsidRDefault="004A4D28" w:rsidP="00811FFE">
      <w:pPr>
        <w:pStyle w:val="Title"/>
      </w:pPr>
    </w:p>
    <w:p w14:paraId="3AFEDA4A" w14:textId="77777777" w:rsidR="004A4D28" w:rsidRDefault="004A4D28" w:rsidP="00811FFE">
      <w:pPr>
        <w:pStyle w:val="Title"/>
      </w:pPr>
    </w:p>
    <w:p w14:paraId="21602F8B" w14:textId="77777777" w:rsidR="004A4D28" w:rsidRDefault="004A4D28" w:rsidP="00811FFE">
      <w:pPr>
        <w:pStyle w:val="Title"/>
      </w:pPr>
    </w:p>
    <w:p w14:paraId="3A2622AC" w14:textId="77777777" w:rsidR="004A4D28" w:rsidRDefault="004A4D28" w:rsidP="00811FFE">
      <w:pPr>
        <w:pStyle w:val="Title"/>
      </w:pPr>
    </w:p>
    <w:p w14:paraId="5DF82CD7" w14:textId="77777777" w:rsidR="004A4D28" w:rsidRDefault="004A4D28" w:rsidP="00811FFE">
      <w:pPr>
        <w:pStyle w:val="Title"/>
      </w:pPr>
    </w:p>
    <w:p w14:paraId="7F728E53" w14:textId="77777777" w:rsidR="004A4D28" w:rsidRDefault="004A4D28" w:rsidP="00811FFE">
      <w:pPr>
        <w:pStyle w:val="Title"/>
      </w:pPr>
    </w:p>
    <w:p w14:paraId="7F9E7032" w14:textId="77777777" w:rsidR="00F510E1" w:rsidRPr="00F510E1" w:rsidRDefault="00F510E1" w:rsidP="00F510E1">
      <w:pPr>
        <w:rPr>
          <w:lang w:val="en-US" w:eastAsia="ja-JP"/>
        </w:rPr>
      </w:pPr>
    </w:p>
    <w:p w14:paraId="70246DDC" w14:textId="386D6001" w:rsidR="003C134C" w:rsidRDefault="00811FFE" w:rsidP="00811FFE">
      <w:pPr>
        <w:pStyle w:val="Title"/>
      </w:pPr>
      <w:r>
        <w:lastRenderedPageBreak/>
        <w:t>TÀI LIỆU THAM KHẢO</w:t>
      </w:r>
    </w:p>
    <w:p w14:paraId="5708CB4C" w14:textId="77777777" w:rsidR="00F510E1" w:rsidRPr="00F510E1" w:rsidRDefault="00F510E1" w:rsidP="00F510E1">
      <w:pPr>
        <w:rPr>
          <w:lang w:val="en-US" w:eastAsia="ja-JP"/>
        </w:rPr>
      </w:pPr>
    </w:p>
    <w:p w14:paraId="5758A927" w14:textId="75DE644E" w:rsidR="00EB22C9" w:rsidRDefault="00EB22C9" w:rsidP="00EB22C9">
      <w:pPr>
        <w:rPr>
          <w:i/>
          <w:iCs/>
          <w:lang w:val="en-US" w:eastAsia="ja-JP"/>
        </w:rPr>
      </w:pPr>
      <w:r>
        <w:rPr>
          <w:lang w:val="en-US" w:eastAsia="ja-JP"/>
        </w:rPr>
        <w:t xml:space="preserve">[1] </w:t>
      </w:r>
      <w:r w:rsidRPr="00EB22C9">
        <w:rPr>
          <w:lang w:val="en-US" w:eastAsia="ja-JP"/>
        </w:rPr>
        <w:t xml:space="preserve">scikit-learn: machine learning in Python — scikit-learn 1.5.0 documentation. (n.d.). </w:t>
      </w:r>
      <w:hyperlink r:id="rId47">
        <w:r w:rsidRPr="43943190">
          <w:rPr>
            <w:rStyle w:val="Hyperlink"/>
            <w:lang w:val="en-US" w:eastAsia="ja-JP"/>
          </w:rPr>
          <w:t>https://scikit-learn.org/stable/</w:t>
        </w:r>
      </w:hyperlink>
      <w:r w:rsidRPr="43943190">
        <w:rPr>
          <w:lang w:val="en-US" w:eastAsia="ja-JP"/>
        </w:rPr>
        <w:t xml:space="preserve"> </w:t>
      </w:r>
      <w:ins w:id="42" w:author="Ngo Thanh Thanh">
        <w:r>
          <w:rPr>
            <w:lang w:val="en-US" w:eastAsia="ja-JP"/>
          </w:rPr>
          <w:fldChar w:fldCharType="begin"/>
        </w:r>
        <w:r>
          <w:rPr>
            <w:lang w:val="en-US" w:eastAsia="ja-JP"/>
          </w:rPr>
          <w:instrText xml:space="preserve"> HYPERLINK "</w:instrText>
        </w:r>
        <w:r w:rsidRPr="00EB22C9">
          <w:rPr>
            <w:lang w:val="en-US" w:eastAsia="ja-JP"/>
          </w:rPr>
          <w:instrText>https://scikit-learn.org/stable/</w:instrText>
        </w:r>
        <w:r>
          <w:rPr>
            <w:lang w:val="en-US" w:eastAsia="ja-JP"/>
          </w:rPr>
          <w:instrText xml:space="preserve">" </w:instrText>
        </w:r>
        <w:r>
          <w:rPr>
            <w:lang w:val="en-US" w:eastAsia="ja-JP"/>
          </w:rPr>
          <w:fldChar w:fldCharType="separate"/>
        </w:r>
        <w:r w:rsidRPr="005F6BC3">
          <w:rPr>
            <w:rStyle w:val="Hyperlink"/>
            <w:lang w:val="en-US" w:eastAsia="ja-JP"/>
          </w:rPr>
          <w:t>https://scikit-learn.org/stable/</w:t>
        </w:r>
        <w:r>
          <w:rPr>
            <w:lang w:val="en-US" w:eastAsia="ja-JP"/>
          </w:rPr>
          <w:fldChar w:fldCharType="end"/>
        </w:r>
        <w:r>
          <w:rPr>
            <w:lang w:val="en-US" w:eastAsia="ja-JP"/>
          </w:rPr>
          <w:t xml:space="preserve"> </w:t>
        </w:r>
        <w:r w:rsidR="00C77F1B" w:rsidRPr="004D4C2A">
          <w:rPr>
            <w:i/>
            <w:iCs/>
            <w:lang w:val="en-US" w:eastAsia="ja-JP"/>
          </w:rPr>
          <w:t xml:space="preserve">Accessed </w:t>
        </w:r>
        <w:r w:rsidR="004D4C2A" w:rsidRPr="004D4C2A">
          <w:rPr>
            <w:i/>
            <w:iCs/>
            <w:lang w:val="en-US" w:eastAsia="ja-JP"/>
          </w:rPr>
          <w:t>15/05/2024</w:t>
        </w:r>
      </w:ins>
    </w:p>
    <w:p w14:paraId="7159F9F4" w14:textId="375CC47F" w:rsidR="004D4C2A" w:rsidRDefault="004D4C2A" w:rsidP="004D4C2A">
      <w:pPr>
        <w:rPr>
          <w:i/>
          <w:iCs/>
          <w:lang w:val="en-US" w:eastAsia="ja-JP"/>
        </w:rPr>
      </w:pPr>
      <w:r>
        <w:rPr>
          <w:lang w:val="en-US" w:eastAsia="ja-JP"/>
        </w:rPr>
        <w:t xml:space="preserve">[2] </w:t>
      </w:r>
      <w:r w:rsidR="00F510E1" w:rsidRPr="00F510E1">
        <w:rPr>
          <w:lang w:val="en-US" w:eastAsia="ja-JP"/>
        </w:rPr>
        <w:t xml:space="preserve">CodeLearn. (n.d.). </w:t>
      </w:r>
      <w:hyperlink r:id="rId48" w:history="1">
        <w:r w:rsidR="00F510E1" w:rsidRPr="005F6BC3">
          <w:rPr>
            <w:rStyle w:val="Hyperlink"/>
            <w:lang w:val="en-US" w:eastAsia="ja-JP"/>
          </w:rPr>
          <w:t xml:space="preserve">https://codelearn.io/sharing/thuat-toan-k-nearest-neighbors-knn </w:t>
        </w:r>
        <w:r w:rsidR="00F510E1" w:rsidRPr="005F6BC3">
          <w:rPr>
            <w:rStyle w:val="Hyperlink"/>
            <w:i/>
            <w:iCs/>
            <w:lang w:val="en-US" w:eastAsia="ja-JP"/>
          </w:rPr>
          <w:t>Accessed 16/05/2024</w:t>
        </w:r>
      </w:hyperlink>
      <w:r w:rsidR="00F510E1">
        <w:rPr>
          <w:lang w:val="en-US" w:eastAsia="ja-JP"/>
        </w:rPr>
        <w:t xml:space="preserve"> </w:t>
      </w:r>
      <w:r w:rsidR="00F510E1" w:rsidRPr="004D4C2A">
        <w:rPr>
          <w:i/>
          <w:iCs/>
          <w:lang w:val="en-US" w:eastAsia="ja-JP"/>
        </w:rPr>
        <w:t>Accessed 1</w:t>
      </w:r>
      <w:r w:rsidR="00F510E1">
        <w:rPr>
          <w:i/>
          <w:iCs/>
          <w:lang w:val="en-US" w:eastAsia="ja-JP"/>
        </w:rPr>
        <w:t>6</w:t>
      </w:r>
      <w:r w:rsidR="00F510E1" w:rsidRPr="004D4C2A">
        <w:rPr>
          <w:i/>
          <w:iCs/>
          <w:lang w:val="en-US" w:eastAsia="ja-JP"/>
        </w:rPr>
        <w:t>/05/2024</w:t>
      </w:r>
    </w:p>
    <w:p w14:paraId="2F4D3C82" w14:textId="25AE1B99" w:rsidR="00F510E1" w:rsidRDefault="00F510E1" w:rsidP="00F510E1">
      <w:pPr>
        <w:rPr>
          <w:i/>
          <w:iCs/>
          <w:lang w:val="en-US" w:eastAsia="ja-JP"/>
        </w:rPr>
      </w:pPr>
      <w:r>
        <w:rPr>
          <w:lang w:val="en-US" w:eastAsia="ja-JP"/>
        </w:rPr>
        <w:t xml:space="preserve">[3] </w:t>
      </w:r>
      <w:r w:rsidRPr="00F510E1">
        <w:rPr>
          <w:lang w:val="en-US" w:eastAsia="ja-JP"/>
        </w:rPr>
        <w:t xml:space="preserve">Saini, A. (2024, May 22). Guide on Support Vector Machine (SVM) Algorithm. Analytics Vidhya. </w:t>
      </w:r>
      <w:hyperlink r:id="rId49" w:history="1">
        <w:r w:rsidRPr="005F6BC3">
          <w:rPr>
            <w:rStyle w:val="Hyperlink"/>
            <w:lang w:val="en-US" w:eastAsia="ja-JP"/>
          </w:rPr>
          <w:t>https://www.analyticsvidhya.com/blog/2021/10/support-vector-machinessvm-a-complete-guide-for-beginners/</w:t>
        </w:r>
      </w:hyperlink>
      <w:r>
        <w:rPr>
          <w:lang w:val="en-US" w:eastAsia="ja-JP"/>
        </w:rPr>
        <w:t xml:space="preserve"> </w:t>
      </w:r>
      <w:r w:rsidRPr="004D4C2A">
        <w:rPr>
          <w:i/>
          <w:iCs/>
          <w:lang w:val="en-US" w:eastAsia="ja-JP"/>
        </w:rPr>
        <w:t>Accessed 1</w:t>
      </w:r>
      <w:r>
        <w:rPr>
          <w:i/>
          <w:iCs/>
          <w:lang w:val="en-US" w:eastAsia="ja-JP"/>
        </w:rPr>
        <w:t>7</w:t>
      </w:r>
      <w:r w:rsidRPr="004D4C2A">
        <w:rPr>
          <w:i/>
          <w:iCs/>
          <w:lang w:val="en-US" w:eastAsia="ja-JP"/>
        </w:rPr>
        <w:t>/05/2024</w:t>
      </w:r>
    </w:p>
    <w:p w14:paraId="23657F6C" w14:textId="47BD5200" w:rsidR="00F510E1" w:rsidRPr="00F510E1" w:rsidRDefault="00F510E1" w:rsidP="00F510E1">
      <w:pPr>
        <w:rPr>
          <w:lang w:val="en-US" w:eastAsia="ja-JP"/>
        </w:rPr>
      </w:pPr>
      <w:r>
        <w:rPr>
          <w:lang w:val="en-US" w:eastAsia="ja-JP"/>
        </w:rPr>
        <w:t xml:space="preserve">[4] </w:t>
      </w:r>
      <w:r w:rsidRPr="00F510E1">
        <w:rPr>
          <w:lang w:val="en-US" w:eastAsia="ja-JP"/>
        </w:rPr>
        <w:t xml:space="preserve">Decision Tree algorithm — Machine Learning cho dữ liệu dạng bảng. (n.d.). </w:t>
      </w:r>
      <w:hyperlink r:id="rId50" w:history="1">
        <w:r w:rsidRPr="005F6BC3">
          <w:rPr>
            <w:rStyle w:val="Hyperlink"/>
            <w:lang w:val="en-US" w:eastAsia="ja-JP"/>
          </w:rPr>
          <w:t>https://machinelearningcoban.com/tabml_book/ch_model/decision_tree.html</w:t>
        </w:r>
      </w:hyperlink>
      <w:r>
        <w:rPr>
          <w:lang w:val="en-US" w:eastAsia="ja-JP"/>
        </w:rPr>
        <w:t xml:space="preserve"> </w:t>
      </w:r>
      <w:r w:rsidRPr="004D4C2A">
        <w:rPr>
          <w:i/>
          <w:iCs/>
          <w:lang w:val="en-US" w:eastAsia="ja-JP"/>
        </w:rPr>
        <w:t>Accessed 1</w:t>
      </w:r>
      <w:r>
        <w:rPr>
          <w:i/>
          <w:iCs/>
          <w:lang w:val="en-US" w:eastAsia="ja-JP"/>
        </w:rPr>
        <w:t>7</w:t>
      </w:r>
      <w:r w:rsidRPr="004D4C2A">
        <w:rPr>
          <w:i/>
          <w:iCs/>
          <w:lang w:val="en-US" w:eastAsia="ja-JP"/>
        </w:rPr>
        <w:t>/05/2024</w:t>
      </w:r>
    </w:p>
    <w:sectPr w:rsidR="00F510E1" w:rsidRPr="00F510E1" w:rsidSect="00C01674">
      <w:headerReference w:type="default" r:id="rId51"/>
      <w:footerReference w:type="first" r:id="rId52"/>
      <w:pgSz w:w="11906" w:h="16838"/>
      <w:pgMar w:top="900" w:right="1440" w:bottom="135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F5FE4" w14:textId="77777777" w:rsidR="001D00DF" w:rsidRDefault="001D00DF" w:rsidP="009B0A4C">
      <w:pPr>
        <w:spacing w:after="0" w:line="240" w:lineRule="auto"/>
      </w:pPr>
      <w:r>
        <w:separator/>
      </w:r>
    </w:p>
  </w:endnote>
  <w:endnote w:type="continuationSeparator" w:id="0">
    <w:p w14:paraId="477840BD" w14:textId="77777777" w:rsidR="001D00DF" w:rsidRDefault="001D00DF" w:rsidP="009B0A4C">
      <w:pPr>
        <w:spacing w:after="0" w:line="240" w:lineRule="auto"/>
      </w:pPr>
      <w:r>
        <w:continuationSeparator/>
      </w:r>
    </w:p>
  </w:endnote>
  <w:endnote w:type="continuationNotice" w:id="1">
    <w:p w14:paraId="3865C1CC" w14:textId="77777777" w:rsidR="001D00DF" w:rsidRDefault="001D00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mbria"/>
    <w:charset w:val="00"/>
    <w:family w:val="swiss"/>
    <w:pitch w:val="variable"/>
    <w:sig w:usb0="20000287" w:usb1="00000003" w:usb2="00000000" w:usb3="00000000" w:csb0="0000019F" w:csb1="00000000"/>
  </w:font>
  <w:font w:name="&quot;Times New Roman&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4FB1D" w14:textId="77777777" w:rsidR="00943616" w:rsidRDefault="00943616" w:rsidP="005E0B7C">
    <w:pPr>
      <w:pStyle w:val="Footer"/>
      <w:ind w:left="-450"/>
      <w:rPr>
        <w:lang w:val="en-US"/>
      </w:rPr>
    </w:pPr>
    <w:r>
      <w:rPr>
        <w:lang w:val="en-US"/>
      </w:rPr>
      <w:t>Kho dữ liệu và OLAP</w:t>
    </w:r>
  </w:p>
  <w:p w14:paraId="4AFB4A3F" w14:textId="357A76F4" w:rsidR="00754F9E" w:rsidRPr="00FF1140" w:rsidRDefault="00943616" w:rsidP="005E0B7C">
    <w:pPr>
      <w:pStyle w:val="Footer"/>
      <w:ind w:left="-450"/>
      <w:rPr>
        <w:lang w:val="en-US"/>
      </w:rPr>
    </w:pPr>
    <w:r>
      <w:rPr>
        <w:lang w:val="en-US"/>
      </w:rPr>
      <w:t xml:space="preserve">GVHD: </w:t>
    </w:r>
    <w:r w:rsidR="005E0B7C">
      <w:rPr>
        <w:lang w:val="en-US"/>
      </w:rPr>
      <w:t xml:space="preserve">ThS. </w:t>
    </w:r>
    <w:r>
      <w:rPr>
        <w:lang w:val="en-US"/>
      </w:rPr>
      <w:t xml:space="preserve">Đỗ Thị </w:t>
    </w:r>
    <w:r w:rsidR="005E0B7C">
      <w:rPr>
        <w:lang w:val="en-US"/>
      </w:rPr>
      <w:t>Minh</w:t>
    </w:r>
    <w:r>
      <w:rPr>
        <w:lang w:val="en-US"/>
      </w:rPr>
      <w:t xml:space="preserve"> Phụng</w:t>
    </w:r>
    <w:r w:rsidR="00754F9E">
      <w:rPr>
        <w:lang w:val="en-US"/>
      </w:rPr>
      <w:tab/>
    </w:r>
    <w:r w:rsidR="00754F9E">
      <w:rPr>
        <w:lang w:val="en-US"/>
      </w:rPr>
      <w:tab/>
      <w:t>| Trang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85B1A" w14:textId="77777777" w:rsidR="001D00DF" w:rsidRDefault="001D00DF" w:rsidP="009B0A4C">
      <w:pPr>
        <w:spacing w:after="0" w:line="240" w:lineRule="auto"/>
      </w:pPr>
      <w:r>
        <w:separator/>
      </w:r>
    </w:p>
  </w:footnote>
  <w:footnote w:type="continuationSeparator" w:id="0">
    <w:p w14:paraId="21DFC4BF" w14:textId="77777777" w:rsidR="001D00DF" w:rsidRDefault="001D00DF" w:rsidP="009B0A4C">
      <w:pPr>
        <w:spacing w:after="0" w:line="240" w:lineRule="auto"/>
      </w:pPr>
      <w:r>
        <w:continuationSeparator/>
      </w:r>
    </w:p>
  </w:footnote>
  <w:footnote w:type="continuationNotice" w:id="1">
    <w:p w14:paraId="2614A330" w14:textId="77777777" w:rsidR="001D00DF" w:rsidRDefault="001D00D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E5A987E" w14:paraId="04CB6055" w14:textId="77777777" w:rsidTr="6E5A987E">
      <w:tc>
        <w:tcPr>
          <w:tcW w:w="3005" w:type="dxa"/>
        </w:tcPr>
        <w:p w14:paraId="1B7325C2" w14:textId="2C21DB67" w:rsidR="6E5A987E" w:rsidRDefault="6E5A987E" w:rsidP="6E5A987E">
          <w:pPr>
            <w:pStyle w:val="Header"/>
            <w:ind w:left="-115"/>
          </w:pPr>
        </w:p>
      </w:tc>
      <w:tc>
        <w:tcPr>
          <w:tcW w:w="3005" w:type="dxa"/>
        </w:tcPr>
        <w:p w14:paraId="7C591979" w14:textId="64B63CE8" w:rsidR="6E5A987E" w:rsidRDefault="6E5A987E" w:rsidP="6E5A987E">
          <w:pPr>
            <w:pStyle w:val="Header"/>
            <w:jc w:val="center"/>
          </w:pPr>
        </w:p>
      </w:tc>
      <w:tc>
        <w:tcPr>
          <w:tcW w:w="3005" w:type="dxa"/>
        </w:tcPr>
        <w:p w14:paraId="55AD4B64" w14:textId="236EC3ED" w:rsidR="6E5A987E" w:rsidRDefault="6E5A987E" w:rsidP="6E5A987E">
          <w:pPr>
            <w:pStyle w:val="Header"/>
            <w:ind w:right="-115"/>
            <w:jc w:val="right"/>
          </w:pPr>
        </w:p>
      </w:tc>
    </w:tr>
  </w:tbl>
  <w:p w14:paraId="6BE4DED7" w14:textId="7F09B56F" w:rsidR="00E51EE9" w:rsidRDefault="00E51E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24523"/>
    <w:multiLevelType w:val="hybridMultilevel"/>
    <w:tmpl w:val="47529CF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1B0B3"/>
    <w:multiLevelType w:val="hybridMultilevel"/>
    <w:tmpl w:val="C9D6C240"/>
    <w:lvl w:ilvl="0" w:tplc="FFFFFFFF">
      <w:start w:val="1"/>
      <w:numFmt w:val="bullet"/>
      <w:lvlText w:val="-"/>
      <w:lvlJc w:val="left"/>
      <w:pPr>
        <w:ind w:left="720" w:hanging="360"/>
      </w:pPr>
      <w:rPr>
        <w:rFonts w:ascii="Aptos" w:hAnsi="Aptos" w:hint="default"/>
      </w:rPr>
    </w:lvl>
    <w:lvl w:ilvl="1" w:tplc="74AC59AC">
      <w:start w:val="1"/>
      <w:numFmt w:val="bullet"/>
      <w:lvlText w:val="o"/>
      <w:lvlJc w:val="left"/>
      <w:pPr>
        <w:ind w:left="1440" w:hanging="360"/>
      </w:pPr>
      <w:rPr>
        <w:rFonts w:ascii="Courier New" w:hAnsi="Courier New" w:hint="default"/>
      </w:rPr>
    </w:lvl>
    <w:lvl w:ilvl="2" w:tplc="7E725EAE">
      <w:start w:val="1"/>
      <w:numFmt w:val="bullet"/>
      <w:lvlText w:val=""/>
      <w:lvlJc w:val="left"/>
      <w:pPr>
        <w:ind w:left="2160" w:hanging="360"/>
      </w:pPr>
      <w:rPr>
        <w:rFonts w:ascii="Wingdings" w:hAnsi="Wingdings" w:hint="default"/>
      </w:rPr>
    </w:lvl>
    <w:lvl w:ilvl="3" w:tplc="C2B06302">
      <w:start w:val="1"/>
      <w:numFmt w:val="bullet"/>
      <w:lvlText w:val=""/>
      <w:lvlJc w:val="left"/>
      <w:pPr>
        <w:ind w:left="2880" w:hanging="360"/>
      </w:pPr>
      <w:rPr>
        <w:rFonts w:ascii="Symbol" w:hAnsi="Symbol" w:hint="default"/>
      </w:rPr>
    </w:lvl>
    <w:lvl w:ilvl="4" w:tplc="A3F8FE56">
      <w:start w:val="1"/>
      <w:numFmt w:val="bullet"/>
      <w:lvlText w:val="o"/>
      <w:lvlJc w:val="left"/>
      <w:pPr>
        <w:ind w:left="3600" w:hanging="360"/>
      </w:pPr>
      <w:rPr>
        <w:rFonts w:ascii="Courier New" w:hAnsi="Courier New" w:hint="default"/>
      </w:rPr>
    </w:lvl>
    <w:lvl w:ilvl="5" w:tplc="DDD4C4CA">
      <w:start w:val="1"/>
      <w:numFmt w:val="bullet"/>
      <w:lvlText w:val=""/>
      <w:lvlJc w:val="left"/>
      <w:pPr>
        <w:ind w:left="4320" w:hanging="360"/>
      </w:pPr>
      <w:rPr>
        <w:rFonts w:ascii="Wingdings" w:hAnsi="Wingdings" w:hint="default"/>
      </w:rPr>
    </w:lvl>
    <w:lvl w:ilvl="6" w:tplc="FAA2D77A">
      <w:start w:val="1"/>
      <w:numFmt w:val="bullet"/>
      <w:lvlText w:val=""/>
      <w:lvlJc w:val="left"/>
      <w:pPr>
        <w:ind w:left="5040" w:hanging="360"/>
      </w:pPr>
      <w:rPr>
        <w:rFonts w:ascii="Symbol" w:hAnsi="Symbol" w:hint="default"/>
      </w:rPr>
    </w:lvl>
    <w:lvl w:ilvl="7" w:tplc="1B46D304">
      <w:start w:val="1"/>
      <w:numFmt w:val="bullet"/>
      <w:lvlText w:val="o"/>
      <w:lvlJc w:val="left"/>
      <w:pPr>
        <w:ind w:left="5760" w:hanging="360"/>
      </w:pPr>
      <w:rPr>
        <w:rFonts w:ascii="Courier New" w:hAnsi="Courier New" w:hint="default"/>
      </w:rPr>
    </w:lvl>
    <w:lvl w:ilvl="8" w:tplc="C5E8E19A">
      <w:start w:val="1"/>
      <w:numFmt w:val="bullet"/>
      <w:lvlText w:val=""/>
      <w:lvlJc w:val="left"/>
      <w:pPr>
        <w:ind w:left="6480" w:hanging="360"/>
      </w:pPr>
      <w:rPr>
        <w:rFonts w:ascii="Wingdings" w:hAnsi="Wingdings" w:hint="default"/>
      </w:rPr>
    </w:lvl>
  </w:abstractNum>
  <w:abstractNum w:abstractNumId="2" w15:restartNumberingAfterBreak="0">
    <w:nsid w:val="22F6D2A2"/>
    <w:multiLevelType w:val="hybridMultilevel"/>
    <w:tmpl w:val="47A28CF6"/>
    <w:lvl w:ilvl="0" w:tplc="5E8212A8">
      <w:start w:val="1"/>
      <w:numFmt w:val="bullet"/>
      <w:lvlText w:val="-"/>
      <w:lvlJc w:val="left"/>
      <w:pPr>
        <w:ind w:left="720" w:hanging="360"/>
      </w:pPr>
      <w:rPr>
        <w:rFonts w:ascii="Aptos" w:hAnsi="Aptos" w:hint="default"/>
      </w:rPr>
    </w:lvl>
    <w:lvl w:ilvl="1" w:tplc="FCFE2C54">
      <w:start w:val="1"/>
      <w:numFmt w:val="bullet"/>
      <w:lvlText w:val="o"/>
      <w:lvlJc w:val="left"/>
      <w:pPr>
        <w:ind w:left="1440" w:hanging="360"/>
      </w:pPr>
      <w:rPr>
        <w:rFonts w:ascii="Courier New" w:hAnsi="Courier New" w:hint="default"/>
      </w:rPr>
    </w:lvl>
    <w:lvl w:ilvl="2" w:tplc="1A9C31B0">
      <w:start w:val="1"/>
      <w:numFmt w:val="bullet"/>
      <w:lvlText w:val=""/>
      <w:lvlJc w:val="left"/>
      <w:pPr>
        <w:ind w:left="2160" w:hanging="360"/>
      </w:pPr>
      <w:rPr>
        <w:rFonts w:ascii="Wingdings" w:hAnsi="Wingdings" w:hint="default"/>
      </w:rPr>
    </w:lvl>
    <w:lvl w:ilvl="3" w:tplc="7F8C7ED8">
      <w:start w:val="1"/>
      <w:numFmt w:val="bullet"/>
      <w:lvlText w:val=""/>
      <w:lvlJc w:val="left"/>
      <w:pPr>
        <w:ind w:left="2880" w:hanging="360"/>
      </w:pPr>
      <w:rPr>
        <w:rFonts w:ascii="Symbol" w:hAnsi="Symbol" w:hint="default"/>
      </w:rPr>
    </w:lvl>
    <w:lvl w:ilvl="4" w:tplc="B9CAF244">
      <w:start w:val="1"/>
      <w:numFmt w:val="bullet"/>
      <w:lvlText w:val="o"/>
      <w:lvlJc w:val="left"/>
      <w:pPr>
        <w:ind w:left="3600" w:hanging="360"/>
      </w:pPr>
      <w:rPr>
        <w:rFonts w:ascii="Courier New" w:hAnsi="Courier New" w:hint="default"/>
      </w:rPr>
    </w:lvl>
    <w:lvl w:ilvl="5" w:tplc="AD063154">
      <w:start w:val="1"/>
      <w:numFmt w:val="bullet"/>
      <w:lvlText w:val=""/>
      <w:lvlJc w:val="left"/>
      <w:pPr>
        <w:ind w:left="4320" w:hanging="360"/>
      </w:pPr>
      <w:rPr>
        <w:rFonts w:ascii="Wingdings" w:hAnsi="Wingdings" w:hint="default"/>
      </w:rPr>
    </w:lvl>
    <w:lvl w:ilvl="6" w:tplc="DBDE4CAE">
      <w:start w:val="1"/>
      <w:numFmt w:val="bullet"/>
      <w:lvlText w:val=""/>
      <w:lvlJc w:val="left"/>
      <w:pPr>
        <w:ind w:left="5040" w:hanging="360"/>
      </w:pPr>
      <w:rPr>
        <w:rFonts w:ascii="Symbol" w:hAnsi="Symbol" w:hint="default"/>
      </w:rPr>
    </w:lvl>
    <w:lvl w:ilvl="7" w:tplc="353EF854">
      <w:start w:val="1"/>
      <w:numFmt w:val="bullet"/>
      <w:lvlText w:val="o"/>
      <w:lvlJc w:val="left"/>
      <w:pPr>
        <w:ind w:left="5760" w:hanging="360"/>
      </w:pPr>
      <w:rPr>
        <w:rFonts w:ascii="Courier New" w:hAnsi="Courier New" w:hint="default"/>
      </w:rPr>
    </w:lvl>
    <w:lvl w:ilvl="8" w:tplc="68E21CE4">
      <w:start w:val="1"/>
      <w:numFmt w:val="bullet"/>
      <w:lvlText w:val=""/>
      <w:lvlJc w:val="left"/>
      <w:pPr>
        <w:ind w:left="6480" w:hanging="360"/>
      </w:pPr>
      <w:rPr>
        <w:rFonts w:ascii="Wingdings" w:hAnsi="Wingdings" w:hint="default"/>
      </w:rPr>
    </w:lvl>
  </w:abstractNum>
  <w:abstractNum w:abstractNumId="3" w15:restartNumberingAfterBreak="0">
    <w:nsid w:val="2D4E34F9"/>
    <w:multiLevelType w:val="hybridMultilevel"/>
    <w:tmpl w:val="DC4E2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9EBFD8"/>
    <w:multiLevelType w:val="hybridMultilevel"/>
    <w:tmpl w:val="290C145C"/>
    <w:lvl w:ilvl="0" w:tplc="93F224CE">
      <w:start w:val="1"/>
      <w:numFmt w:val="bullet"/>
      <w:lvlText w:val="-"/>
      <w:lvlJc w:val="left"/>
      <w:pPr>
        <w:ind w:left="720" w:hanging="360"/>
      </w:pPr>
      <w:rPr>
        <w:rFonts w:ascii="Aptos" w:hAnsi="Aptos" w:hint="default"/>
      </w:rPr>
    </w:lvl>
    <w:lvl w:ilvl="1" w:tplc="37AC4014">
      <w:start w:val="1"/>
      <w:numFmt w:val="bullet"/>
      <w:lvlText w:val="o"/>
      <w:lvlJc w:val="left"/>
      <w:pPr>
        <w:ind w:left="1440" w:hanging="360"/>
      </w:pPr>
      <w:rPr>
        <w:rFonts w:ascii="Courier New" w:hAnsi="Courier New" w:hint="default"/>
      </w:rPr>
    </w:lvl>
    <w:lvl w:ilvl="2" w:tplc="C274719C">
      <w:start w:val="1"/>
      <w:numFmt w:val="bullet"/>
      <w:lvlText w:val=""/>
      <w:lvlJc w:val="left"/>
      <w:pPr>
        <w:ind w:left="2160" w:hanging="360"/>
      </w:pPr>
      <w:rPr>
        <w:rFonts w:ascii="Wingdings" w:hAnsi="Wingdings" w:hint="default"/>
      </w:rPr>
    </w:lvl>
    <w:lvl w:ilvl="3" w:tplc="F5FC53EA">
      <w:start w:val="1"/>
      <w:numFmt w:val="bullet"/>
      <w:lvlText w:val=""/>
      <w:lvlJc w:val="left"/>
      <w:pPr>
        <w:ind w:left="2880" w:hanging="360"/>
      </w:pPr>
      <w:rPr>
        <w:rFonts w:ascii="Symbol" w:hAnsi="Symbol" w:hint="default"/>
      </w:rPr>
    </w:lvl>
    <w:lvl w:ilvl="4" w:tplc="A444717C">
      <w:start w:val="1"/>
      <w:numFmt w:val="bullet"/>
      <w:lvlText w:val="o"/>
      <w:lvlJc w:val="left"/>
      <w:pPr>
        <w:ind w:left="3600" w:hanging="360"/>
      </w:pPr>
      <w:rPr>
        <w:rFonts w:ascii="Courier New" w:hAnsi="Courier New" w:hint="default"/>
      </w:rPr>
    </w:lvl>
    <w:lvl w:ilvl="5" w:tplc="18DC1AC0">
      <w:start w:val="1"/>
      <w:numFmt w:val="bullet"/>
      <w:lvlText w:val=""/>
      <w:lvlJc w:val="left"/>
      <w:pPr>
        <w:ind w:left="4320" w:hanging="360"/>
      </w:pPr>
      <w:rPr>
        <w:rFonts w:ascii="Wingdings" w:hAnsi="Wingdings" w:hint="default"/>
      </w:rPr>
    </w:lvl>
    <w:lvl w:ilvl="6" w:tplc="819A8ADC">
      <w:start w:val="1"/>
      <w:numFmt w:val="bullet"/>
      <w:lvlText w:val=""/>
      <w:lvlJc w:val="left"/>
      <w:pPr>
        <w:ind w:left="5040" w:hanging="360"/>
      </w:pPr>
      <w:rPr>
        <w:rFonts w:ascii="Symbol" w:hAnsi="Symbol" w:hint="default"/>
      </w:rPr>
    </w:lvl>
    <w:lvl w:ilvl="7" w:tplc="A0AC718A">
      <w:start w:val="1"/>
      <w:numFmt w:val="bullet"/>
      <w:lvlText w:val="o"/>
      <w:lvlJc w:val="left"/>
      <w:pPr>
        <w:ind w:left="5760" w:hanging="360"/>
      </w:pPr>
      <w:rPr>
        <w:rFonts w:ascii="Courier New" w:hAnsi="Courier New" w:hint="default"/>
      </w:rPr>
    </w:lvl>
    <w:lvl w:ilvl="8" w:tplc="3E1C2A86">
      <w:start w:val="1"/>
      <w:numFmt w:val="bullet"/>
      <w:lvlText w:val=""/>
      <w:lvlJc w:val="left"/>
      <w:pPr>
        <w:ind w:left="6480" w:hanging="360"/>
      </w:pPr>
      <w:rPr>
        <w:rFonts w:ascii="Wingdings" w:hAnsi="Wingdings" w:hint="default"/>
      </w:rPr>
    </w:lvl>
  </w:abstractNum>
  <w:abstractNum w:abstractNumId="5" w15:restartNumberingAfterBreak="0">
    <w:nsid w:val="37200C54"/>
    <w:multiLevelType w:val="hybridMultilevel"/>
    <w:tmpl w:val="EF96FE3A"/>
    <w:lvl w:ilvl="0" w:tplc="FFFFFFFF">
      <w:start w:val="1"/>
      <w:numFmt w:val="bullet"/>
      <w:lvlText w:val="-"/>
      <w:lvlJc w:val="left"/>
      <w:pPr>
        <w:ind w:left="720" w:hanging="360"/>
      </w:pPr>
      <w:rPr>
        <w:rFonts w:ascii="Aptos" w:hAnsi="Aptos" w:hint="default"/>
      </w:rPr>
    </w:lvl>
    <w:lvl w:ilvl="1" w:tplc="5D94562C">
      <w:start w:val="1"/>
      <w:numFmt w:val="bullet"/>
      <w:lvlText w:val="o"/>
      <w:lvlJc w:val="left"/>
      <w:pPr>
        <w:ind w:left="1440" w:hanging="360"/>
      </w:pPr>
      <w:rPr>
        <w:rFonts w:ascii="Courier New" w:hAnsi="Courier New" w:hint="default"/>
      </w:rPr>
    </w:lvl>
    <w:lvl w:ilvl="2" w:tplc="4B32481A">
      <w:start w:val="1"/>
      <w:numFmt w:val="bullet"/>
      <w:lvlText w:val=""/>
      <w:lvlJc w:val="left"/>
      <w:pPr>
        <w:ind w:left="2160" w:hanging="360"/>
      </w:pPr>
      <w:rPr>
        <w:rFonts w:ascii="Wingdings" w:hAnsi="Wingdings" w:hint="default"/>
      </w:rPr>
    </w:lvl>
    <w:lvl w:ilvl="3" w:tplc="8F6E0A88">
      <w:start w:val="1"/>
      <w:numFmt w:val="bullet"/>
      <w:lvlText w:val=""/>
      <w:lvlJc w:val="left"/>
      <w:pPr>
        <w:ind w:left="2880" w:hanging="360"/>
      </w:pPr>
      <w:rPr>
        <w:rFonts w:ascii="Symbol" w:hAnsi="Symbol" w:hint="default"/>
      </w:rPr>
    </w:lvl>
    <w:lvl w:ilvl="4" w:tplc="55562170">
      <w:start w:val="1"/>
      <w:numFmt w:val="bullet"/>
      <w:lvlText w:val="o"/>
      <w:lvlJc w:val="left"/>
      <w:pPr>
        <w:ind w:left="3600" w:hanging="360"/>
      </w:pPr>
      <w:rPr>
        <w:rFonts w:ascii="Courier New" w:hAnsi="Courier New" w:hint="default"/>
      </w:rPr>
    </w:lvl>
    <w:lvl w:ilvl="5" w:tplc="512C9FB2">
      <w:start w:val="1"/>
      <w:numFmt w:val="bullet"/>
      <w:lvlText w:val=""/>
      <w:lvlJc w:val="left"/>
      <w:pPr>
        <w:ind w:left="4320" w:hanging="360"/>
      </w:pPr>
      <w:rPr>
        <w:rFonts w:ascii="Wingdings" w:hAnsi="Wingdings" w:hint="default"/>
      </w:rPr>
    </w:lvl>
    <w:lvl w:ilvl="6" w:tplc="F7FAE62C">
      <w:start w:val="1"/>
      <w:numFmt w:val="bullet"/>
      <w:lvlText w:val=""/>
      <w:lvlJc w:val="left"/>
      <w:pPr>
        <w:ind w:left="5040" w:hanging="360"/>
      </w:pPr>
      <w:rPr>
        <w:rFonts w:ascii="Symbol" w:hAnsi="Symbol" w:hint="default"/>
      </w:rPr>
    </w:lvl>
    <w:lvl w:ilvl="7" w:tplc="A8BA5B68">
      <w:start w:val="1"/>
      <w:numFmt w:val="bullet"/>
      <w:lvlText w:val="o"/>
      <w:lvlJc w:val="left"/>
      <w:pPr>
        <w:ind w:left="5760" w:hanging="360"/>
      </w:pPr>
      <w:rPr>
        <w:rFonts w:ascii="Courier New" w:hAnsi="Courier New" w:hint="default"/>
      </w:rPr>
    </w:lvl>
    <w:lvl w:ilvl="8" w:tplc="1160F1DA">
      <w:start w:val="1"/>
      <w:numFmt w:val="bullet"/>
      <w:lvlText w:val=""/>
      <w:lvlJc w:val="left"/>
      <w:pPr>
        <w:ind w:left="6480" w:hanging="360"/>
      </w:pPr>
      <w:rPr>
        <w:rFonts w:ascii="Wingdings" w:hAnsi="Wingdings" w:hint="default"/>
      </w:rPr>
    </w:lvl>
  </w:abstractNum>
  <w:abstractNum w:abstractNumId="6" w15:restartNumberingAfterBreak="0">
    <w:nsid w:val="3B99249A"/>
    <w:multiLevelType w:val="hybridMultilevel"/>
    <w:tmpl w:val="BD5884E2"/>
    <w:lvl w:ilvl="0" w:tplc="74BE05E6">
      <w:start w:val="1"/>
      <w:numFmt w:val="bullet"/>
      <w:lvlText w:val="-"/>
      <w:lvlJc w:val="left"/>
      <w:pPr>
        <w:ind w:left="720" w:hanging="360"/>
      </w:pPr>
      <w:rPr>
        <w:rFonts w:ascii="Aptos" w:hAnsi="Aptos" w:hint="default"/>
      </w:rPr>
    </w:lvl>
    <w:lvl w:ilvl="1" w:tplc="98F200DE">
      <w:start w:val="1"/>
      <w:numFmt w:val="bullet"/>
      <w:lvlText w:val="o"/>
      <w:lvlJc w:val="left"/>
      <w:pPr>
        <w:ind w:left="1440" w:hanging="360"/>
      </w:pPr>
      <w:rPr>
        <w:rFonts w:ascii="Courier New" w:hAnsi="Courier New" w:hint="default"/>
      </w:rPr>
    </w:lvl>
    <w:lvl w:ilvl="2" w:tplc="B380B4E2">
      <w:start w:val="1"/>
      <w:numFmt w:val="bullet"/>
      <w:lvlText w:val=""/>
      <w:lvlJc w:val="left"/>
      <w:pPr>
        <w:ind w:left="2160" w:hanging="360"/>
      </w:pPr>
      <w:rPr>
        <w:rFonts w:ascii="Wingdings" w:hAnsi="Wingdings" w:hint="default"/>
      </w:rPr>
    </w:lvl>
    <w:lvl w:ilvl="3" w:tplc="F1BE85F4">
      <w:start w:val="1"/>
      <w:numFmt w:val="bullet"/>
      <w:lvlText w:val=""/>
      <w:lvlJc w:val="left"/>
      <w:pPr>
        <w:ind w:left="2880" w:hanging="360"/>
      </w:pPr>
      <w:rPr>
        <w:rFonts w:ascii="Symbol" w:hAnsi="Symbol" w:hint="default"/>
      </w:rPr>
    </w:lvl>
    <w:lvl w:ilvl="4" w:tplc="8C2E5D76">
      <w:start w:val="1"/>
      <w:numFmt w:val="bullet"/>
      <w:lvlText w:val="o"/>
      <w:lvlJc w:val="left"/>
      <w:pPr>
        <w:ind w:left="3600" w:hanging="360"/>
      </w:pPr>
      <w:rPr>
        <w:rFonts w:ascii="Courier New" w:hAnsi="Courier New" w:hint="default"/>
      </w:rPr>
    </w:lvl>
    <w:lvl w:ilvl="5" w:tplc="D9A87D60">
      <w:start w:val="1"/>
      <w:numFmt w:val="bullet"/>
      <w:lvlText w:val=""/>
      <w:lvlJc w:val="left"/>
      <w:pPr>
        <w:ind w:left="4320" w:hanging="360"/>
      </w:pPr>
      <w:rPr>
        <w:rFonts w:ascii="Wingdings" w:hAnsi="Wingdings" w:hint="default"/>
      </w:rPr>
    </w:lvl>
    <w:lvl w:ilvl="6" w:tplc="2B5AA328">
      <w:start w:val="1"/>
      <w:numFmt w:val="bullet"/>
      <w:lvlText w:val=""/>
      <w:lvlJc w:val="left"/>
      <w:pPr>
        <w:ind w:left="5040" w:hanging="360"/>
      </w:pPr>
      <w:rPr>
        <w:rFonts w:ascii="Symbol" w:hAnsi="Symbol" w:hint="default"/>
      </w:rPr>
    </w:lvl>
    <w:lvl w:ilvl="7" w:tplc="B18CD62A">
      <w:start w:val="1"/>
      <w:numFmt w:val="bullet"/>
      <w:lvlText w:val="o"/>
      <w:lvlJc w:val="left"/>
      <w:pPr>
        <w:ind w:left="5760" w:hanging="360"/>
      </w:pPr>
      <w:rPr>
        <w:rFonts w:ascii="Courier New" w:hAnsi="Courier New" w:hint="default"/>
      </w:rPr>
    </w:lvl>
    <w:lvl w:ilvl="8" w:tplc="AE544FAC">
      <w:start w:val="1"/>
      <w:numFmt w:val="bullet"/>
      <w:lvlText w:val=""/>
      <w:lvlJc w:val="left"/>
      <w:pPr>
        <w:ind w:left="6480" w:hanging="360"/>
      </w:pPr>
      <w:rPr>
        <w:rFonts w:ascii="Wingdings" w:hAnsi="Wingdings" w:hint="default"/>
      </w:rPr>
    </w:lvl>
  </w:abstractNum>
  <w:abstractNum w:abstractNumId="7" w15:restartNumberingAfterBreak="0">
    <w:nsid w:val="44DFA0C5"/>
    <w:multiLevelType w:val="hybridMultilevel"/>
    <w:tmpl w:val="F94809D8"/>
    <w:lvl w:ilvl="0" w:tplc="FFFFFFFF">
      <w:start w:val="1"/>
      <w:numFmt w:val="bullet"/>
      <w:lvlText w:val="-"/>
      <w:lvlJc w:val="left"/>
      <w:pPr>
        <w:ind w:left="720" w:hanging="360"/>
      </w:pPr>
      <w:rPr>
        <w:rFonts w:ascii="Aptos" w:hAnsi="Aptos" w:hint="default"/>
      </w:rPr>
    </w:lvl>
    <w:lvl w:ilvl="1" w:tplc="DDEC5402">
      <w:start w:val="1"/>
      <w:numFmt w:val="bullet"/>
      <w:lvlText w:val="o"/>
      <w:lvlJc w:val="left"/>
      <w:pPr>
        <w:ind w:left="1440" w:hanging="360"/>
      </w:pPr>
      <w:rPr>
        <w:rFonts w:ascii="Courier New" w:hAnsi="Courier New" w:hint="default"/>
      </w:rPr>
    </w:lvl>
    <w:lvl w:ilvl="2" w:tplc="4B22E344">
      <w:start w:val="1"/>
      <w:numFmt w:val="bullet"/>
      <w:lvlText w:val=""/>
      <w:lvlJc w:val="left"/>
      <w:pPr>
        <w:ind w:left="2160" w:hanging="360"/>
      </w:pPr>
      <w:rPr>
        <w:rFonts w:ascii="Wingdings" w:hAnsi="Wingdings" w:hint="default"/>
      </w:rPr>
    </w:lvl>
    <w:lvl w:ilvl="3" w:tplc="684CC4A8">
      <w:start w:val="1"/>
      <w:numFmt w:val="bullet"/>
      <w:lvlText w:val=""/>
      <w:lvlJc w:val="left"/>
      <w:pPr>
        <w:ind w:left="2880" w:hanging="360"/>
      </w:pPr>
      <w:rPr>
        <w:rFonts w:ascii="Symbol" w:hAnsi="Symbol" w:hint="default"/>
      </w:rPr>
    </w:lvl>
    <w:lvl w:ilvl="4" w:tplc="DD94FD36">
      <w:start w:val="1"/>
      <w:numFmt w:val="bullet"/>
      <w:lvlText w:val="o"/>
      <w:lvlJc w:val="left"/>
      <w:pPr>
        <w:ind w:left="3600" w:hanging="360"/>
      </w:pPr>
      <w:rPr>
        <w:rFonts w:ascii="Courier New" w:hAnsi="Courier New" w:hint="default"/>
      </w:rPr>
    </w:lvl>
    <w:lvl w:ilvl="5" w:tplc="C6FC6C82">
      <w:start w:val="1"/>
      <w:numFmt w:val="bullet"/>
      <w:lvlText w:val=""/>
      <w:lvlJc w:val="left"/>
      <w:pPr>
        <w:ind w:left="4320" w:hanging="360"/>
      </w:pPr>
      <w:rPr>
        <w:rFonts w:ascii="Wingdings" w:hAnsi="Wingdings" w:hint="default"/>
      </w:rPr>
    </w:lvl>
    <w:lvl w:ilvl="6" w:tplc="58563246">
      <w:start w:val="1"/>
      <w:numFmt w:val="bullet"/>
      <w:lvlText w:val=""/>
      <w:lvlJc w:val="left"/>
      <w:pPr>
        <w:ind w:left="5040" w:hanging="360"/>
      </w:pPr>
      <w:rPr>
        <w:rFonts w:ascii="Symbol" w:hAnsi="Symbol" w:hint="default"/>
      </w:rPr>
    </w:lvl>
    <w:lvl w:ilvl="7" w:tplc="2D407302">
      <w:start w:val="1"/>
      <w:numFmt w:val="bullet"/>
      <w:lvlText w:val="o"/>
      <w:lvlJc w:val="left"/>
      <w:pPr>
        <w:ind w:left="5760" w:hanging="360"/>
      </w:pPr>
      <w:rPr>
        <w:rFonts w:ascii="Courier New" w:hAnsi="Courier New" w:hint="default"/>
      </w:rPr>
    </w:lvl>
    <w:lvl w:ilvl="8" w:tplc="8014FC6E">
      <w:start w:val="1"/>
      <w:numFmt w:val="bullet"/>
      <w:lvlText w:val=""/>
      <w:lvlJc w:val="left"/>
      <w:pPr>
        <w:ind w:left="6480" w:hanging="360"/>
      </w:pPr>
      <w:rPr>
        <w:rFonts w:ascii="Wingdings" w:hAnsi="Wingdings" w:hint="default"/>
      </w:rPr>
    </w:lvl>
  </w:abstractNum>
  <w:abstractNum w:abstractNumId="8" w15:restartNumberingAfterBreak="0">
    <w:nsid w:val="4EF288E7"/>
    <w:multiLevelType w:val="hybridMultilevel"/>
    <w:tmpl w:val="D082A8A4"/>
    <w:lvl w:ilvl="0" w:tplc="4620CA58">
      <w:start w:val="1"/>
      <w:numFmt w:val="bullet"/>
      <w:lvlText w:val="-"/>
      <w:lvlJc w:val="left"/>
      <w:pPr>
        <w:ind w:left="720" w:hanging="360"/>
      </w:pPr>
      <w:rPr>
        <w:rFonts w:ascii="Aptos" w:hAnsi="Aptos" w:hint="default"/>
      </w:rPr>
    </w:lvl>
    <w:lvl w:ilvl="1" w:tplc="13F4DAB4">
      <w:start w:val="1"/>
      <w:numFmt w:val="bullet"/>
      <w:lvlText w:val="o"/>
      <w:lvlJc w:val="left"/>
      <w:pPr>
        <w:ind w:left="1440" w:hanging="360"/>
      </w:pPr>
      <w:rPr>
        <w:rFonts w:ascii="Courier New" w:hAnsi="Courier New" w:hint="default"/>
      </w:rPr>
    </w:lvl>
    <w:lvl w:ilvl="2" w:tplc="B87A9406">
      <w:start w:val="1"/>
      <w:numFmt w:val="bullet"/>
      <w:lvlText w:val=""/>
      <w:lvlJc w:val="left"/>
      <w:pPr>
        <w:ind w:left="2160" w:hanging="360"/>
      </w:pPr>
      <w:rPr>
        <w:rFonts w:ascii="Wingdings" w:hAnsi="Wingdings" w:hint="default"/>
      </w:rPr>
    </w:lvl>
    <w:lvl w:ilvl="3" w:tplc="230A9DAC">
      <w:start w:val="1"/>
      <w:numFmt w:val="bullet"/>
      <w:lvlText w:val=""/>
      <w:lvlJc w:val="left"/>
      <w:pPr>
        <w:ind w:left="2880" w:hanging="360"/>
      </w:pPr>
      <w:rPr>
        <w:rFonts w:ascii="Symbol" w:hAnsi="Symbol" w:hint="default"/>
      </w:rPr>
    </w:lvl>
    <w:lvl w:ilvl="4" w:tplc="7930B30A">
      <w:start w:val="1"/>
      <w:numFmt w:val="bullet"/>
      <w:lvlText w:val="o"/>
      <w:lvlJc w:val="left"/>
      <w:pPr>
        <w:ind w:left="3600" w:hanging="360"/>
      </w:pPr>
      <w:rPr>
        <w:rFonts w:ascii="Courier New" w:hAnsi="Courier New" w:hint="default"/>
      </w:rPr>
    </w:lvl>
    <w:lvl w:ilvl="5" w:tplc="2EFCC864">
      <w:start w:val="1"/>
      <w:numFmt w:val="bullet"/>
      <w:lvlText w:val=""/>
      <w:lvlJc w:val="left"/>
      <w:pPr>
        <w:ind w:left="4320" w:hanging="360"/>
      </w:pPr>
      <w:rPr>
        <w:rFonts w:ascii="Wingdings" w:hAnsi="Wingdings" w:hint="default"/>
      </w:rPr>
    </w:lvl>
    <w:lvl w:ilvl="6" w:tplc="387664E4">
      <w:start w:val="1"/>
      <w:numFmt w:val="bullet"/>
      <w:lvlText w:val=""/>
      <w:lvlJc w:val="left"/>
      <w:pPr>
        <w:ind w:left="5040" w:hanging="360"/>
      </w:pPr>
      <w:rPr>
        <w:rFonts w:ascii="Symbol" w:hAnsi="Symbol" w:hint="default"/>
      </w:rPr>
    </w:lvl>
    <w:lvl w:ilvl="7" w:tplc="DC10CCAE">
      <w:start w:val="1"/>
      <w:numFmt w:val="bullet"/>
      <w:lvlText w:val="o"/>
      <w:lvlJc w:val="left"/>
      <w:pPr>
        <w:ind w:left="5760" w:hanging="360"/>
      </w:pPr>
      <w:rPr>
        <w:rFonts w:ascii="Courier New" w:hAnsi="Courier New" w:hint="default"/>
      </w:rPr>
    </w:lvl>
    <w:lvl w:ilvl="8" w:tplc="BFDCE696">
      <w:start w:val="1"/>
      <w:numFmt w:val="bullet"/>
      <w:lvlText w:val=""/>
      <w:lvlJc w:val="left"/>
      <w:pPr>
        <w:ind w:left="6480" w:hanging="360"/>
      </w:pPr>
      <w:rPr>
        <w:rFonts w:ascii="Wingdings" w:hAnsi="Wingdings" w:hint="default"/>
      </w:rPr>
    </w:lvl>
  </w:abstractNum>
  <w:abstractNum w:abstractNumId="9" w15:restartNumberingAfterBreak="0">
    <w:nsid w:val="50E93F37"/>
    <w:multiLevelType w:val="hybridMultilevel"/>
    <w:tmpl w:val="D6B2FCC2"/>
    <w:lvl w:ilvl="0" w:tplc="2CEE2206">
      <w:start w:val="1"/>
      <w:numFmt w:val="bullet"/>
      <w:lvlText w:val="-"/>
      <w:lvlJc w:val="left"/>
      <w:pPr>
        <w:ind w:left="720" w:hanging="360"/>
      </w:pPr>
      <w:rPr>
        <w:rFonts w:ascii="Aptos" w:hAnsi="Aptos" w:hint="default"/>
      </w:rPr>
    </w:lvl>
    <w:lvl w:ilvl="1" w:tplc="B150C9D8">
      <w:start w:val="1"/>
      <w:numFmt w:val="bullet"/>
      <w:lvlText w:val="o"/>
      <w:lvlJc w:val="left"/>
      <w:pPr>
        <w:ind w:left="1440" w:hanging="360"/>
      </w:pPr>
      <w:rPr>
        <w:rFonts w:ascii="Courier New" w:hAnsi="Courier New" w:hint="default"/>
      </w:rPr>
    </w:lvl>
    <w:lvl w:ilvl="2" w:tplc="098EE7A6">
      <w:start w:val="1"/>
      <w:numFmt w:val="bullet"/>
      <w:lvlText w:val=""/>
      <w:lvlJc w:val="left"/>
      <w:pPr>
        <w:ind w:left="2160" w:hanging="360"/>
      </w:pPr>
      <w:rPr>
        <w:rFonts w:ascii="Wingdings" w:hAnsi="Wingdings" w:hint="default"/>
      </w:rPr>
    </w:lvl>
    <w:lvl w:ilvl="3" w:tplc="607E347A">
      <w:start w:val="1"/>
      <w:numFmt w:val="bullet"/>
      <w:lvlText w:val=""/>
      <w:lvlJc w:val="left"/>
      <w:pPr>
        <w:ind w:left="2880" w:hanging="360"/>
      </w:pPr>
      <w:rPr>
        <w:rFonts w:ascii="Symbol" w:hAnsi="Symbol" w:hint="default"/>
      </w:rPr>
    </w:lvl>
    <w:lvl w:ilvl="4" w:tplc="9EBAD888">
      <w:start w:val="1"/>
      <w:numFmt w:val="bullet"/>
      <w:lvlText w:val="o"/>
      <w:lvlJc w:val="left"/>
      <w:pPr>
        <w:ind w:left="3600" w:hanging="360"/>
      </w:pPr>
      <w:rPr>
        <w:rFonts w:ascii="Courier New" w:hAnsi="Courier New" w:hint="default"/>
      </w:rPr>
    </w:lvl>
    <w:lvl w:ilvl="5" w:tplc="913C1B86">
      <w:start w:val="1"/>
      <w:numFmt w:val="bullet"/>
      <w:lvlText w:val=""/>
      <w:lvlJc w:val="left"/>
      <w:pPr>
        <w:ind w:left="4320" w:hanging="360"/>
      </w:pPr>
      <w:rPr>
        <w:rFonts w:ascii="Wingdings" w:hAnsi="Wingdings" w:hint="default"/>
      </w:rPr>
    </w:lvl>
    <w:lvl w:ilvl="6" w:tplc="67C8E5A6">
      <w:start w:val="1"/>
      <w:numFmt w:val="bullet"/>
      <w:lvlText w:val=""/>
      <w:lvlJc w:val="left"/>
      <w:pPr>
        <w:ind w:left="5040" w:hanging="360"/>
      </w:pPr>
      <w:rPr>
        <w:rFonts w:ascii="Symbol" w:hAnsi="Symbol" w:hint="default"/>
      </w:rPr>
    </w:lvl>
    <w:lvl w:ilvl="7" w:tplc="A2F4EC4C">
      <w:start w:val="1"/>
      <w:numFmt w:val="bullet"/>
      <w:lvlText w:val="o"/>
      <w:lvlJc w:val="left"/>
      <w:pPr>
        <w:ind w:left="5760" w:hanging="360"/>
      </w:pPr>
      <w:rPr>
        <w:rFonts w:ascii="Courier New" w:hAnsi="Courier New" w:hint="default"/>
      </w:rPr>
    </w:lvl>
    <w:lvl w:ilvl="8" w:tplc="A82E7B90">
      <w:start w:val="1"/>
      <w:numFmt w:val="bullet"/>
      <w:lvlText w:val=""/>
      <w:lvlJc w:val="left"/>
      <w:pPr>
        <w:ind w:left="6480" w:hanging="360"/>
      </w:pPr>
      <w:rPr>
        <w:rFonts w:ascii="Wingdings" w:hAnsi="Wingdings" w:hint="default"/>
      </w:rPr>
    </w:lvl>
  </w:abstractNum>
  <w:abstractNum w:abstractNumId="10" w15:restartNumberingAfterBreak="0">
    <w:nsid w:val="5405CDF1"/>
    <w:multiLevelType w:val="hybridMultilevel"/>
    <w:tmpl w:val="DDCEC380"/>
    <w:lvl w:ilvl="0" w:tplc="B7A6E85C">
      <w:start w:val="1"/>
      <w:numFmt w:val="bullet"/>
      <w:lvlText w:val="-"/>
      <w:lvlJc w:val="left"/>
      <w:pPr>
        <w:ind w:left="720" w:hanging="360"/>
      </w:pPr>
      <w:rPr>
        <w:rFonts w:ascii="Aptos" w:hAnsi="Aptos" w:hint="default"/>
      </w:rPr>
    </w:lvl>
    <w:lvl w:ilvl="1" w:tplc="9850ABCC">
      <w:start w:val="1"/>
      <w:numFmt w:val="bullet"/>
      <w:lvlText w:val="o"/>
      <w:lvlJc w:val="left"/>
      <w:pPr>
        <w:ind w:left="1440" w:hanging="360"/>
      </w:pPr>
      <w:rPr>
        <w:rFonts w:ascii="Courier New" w:hAnsi="Courier New" w:hint="default"/>
      </w:rPr>
    </w:lvl>
    <w:lvl w:ilvl="2" w:tplc="3ECA2692">
      <w:start w:val="1"/>
      <w:numFmt w:val="bullet"/>
      <w:lvlText w:val=""/>
      <w:lvlJc w:val="left"/>
      <w:pPr>
        <w:ind w:left="2160" w:hanging="360"/>
      </w:pPr>
      <w:rPr>
        <w:rFonts w:ascii="Wingdings" w:hAnsi="Wingdings" w:hint="default"/>
      </w:rPr>
    </w:lvl>
    <w:lvl w:ilvl="3" w:tplc="318E6516">
      <w:start w:val="1"/>
      <w:numFmt w:val="bullet"/>
      <w:lvlText w:val=""/>
      <w:lvlJc w:val="left"/>
      <w:pPr>
        <w:ind w:left="2880" w:hanging="360"/>
      </w:pPr>
      <w:rPr>
        <w:rFonts w:ascii="Symbol" w:hAnsi="Symbol" w:hint="default"/>
      </w:rPr>
    </w:lvl>
    <w:lvl w:ilvl="4" w:tplc="545E2E50">
      <w:start w:val="1"/>
      <w:numFmt w:val="bullet"/>
      <w:lvlText w:val="o"/>
      <w:lvlJc w:val="left"/>
      <w:pPr>
        <w:ind w:left="3600" w:hanging="360"/>
      </w:pPr>
      <w:rPr>
        <w:rFonts w:ascii="Courier New" w:hAnsi="Courier New" w:hint="default"/>
      </w:rPr>
    </w:lvl>
    <w:lvl w:ilvl="5" w:tplc="17CA1630">
      <w:start w:val="1"/>
      <w:numFmt w:val="bullet"/>
      <w:lvlText w:val=""/>
      <w:lvlJc w:val="left"/>
      <w:pPr>
        <w:ind w:left="4320" w:hanging="360"/>
      </w:pPr>
      <w:rPr>
        <w:rFonts w:ascii="Wingdings" w:hAnsi="Wingdings" w:hint="default"/>
      </w:rPr>
    </w:lvl>
    <w:lvl w:ilvl="6" w:tplc="7DAE1658">
      <w:start w:val="1"/>
      <w:numFmt w:val="bullet"/>
      <w:lvlText w:val=""/>
      <w:lvlJc w:val="left"/>
      <w:pPr>
        <w:ind w:left="5040" w:hanging="360"/>
      </w:pPr>
      <w:rPr>
        <w:rFonts w:ascii="Symbol" w:hAnsi="Symbol" w:hint="default"/>
      </w:rPr>
    </w:lvl>
    <w:lvl w:ilvl="7" w:tplc="96DAD83A">
      <w:start w:val="1"/>
      <w:numFmt w:val="bullet"/>
      <w:lvlText w:val="o"/>
      <w:lvlJc w:val="left"/>
      <w:pPr>
        <w:ind w:left="5760" w:hanging="360"/>
      </w:pPr>
      <w:rPr>
        <w:rFonts w:ascii="Courier New" w:hAnsi="Courier New" w:hint="default"/>
      </w:rPr>
    </w:lvl>
    <w:lvl w:ilvl="8" w:tplc="C2BC37D0">
      <w:start w:val="1"/>
      <w:numFmt w:val="bullet"/>
      <w:lvlText w:val=""/>
      <w:lvlJc w:val="left"/>
      <w:pPr>
        <w:ind w:left="6480" w:hanging="360"/>
      </w:pPr>
      <w:rPr>
        <w:rFonts w:ascii="Wingdings" w:hAnsi="Wingdings" w:hint="default"/>
      </w:rPr>
    </w:lvl>
  </w:abstractNum>
  <w:abstractNum w:abstractNumId="11" w15:restartNumberingAfterBreak="0">
    <w:nsid w:val="5BC9155B"/>
    <w:multiLevelType w:val="hybridMultilevel"/>
    <w:tmpl w:val="3A0C2620"/>
    <w:lvl w:ilvl="0" w:tplc="1BE6CD1E">
      <w:start w:val="1"/>
      <w:numFmt w:val="bullet"/>
      <w:lvlText w:val="-"/>
      <w:lvlJc w:val="left"/>
      <w:pPr>
        <w:ind w:left="720" w:hanging="360"/>
      </w:pPr>
      <w:rPr>
        <w:rFonts w:ascii="&quot;Times New Roman&quot;" w:hAnsi="&quot;Times New Roman&quot;" w:hint="default"/>
      </w:rPr>
    </w:lvl>
    <w:lvl w:ilvl="1" w:tplc="8244F29C">
      <w:start w:val="1"/>
      <w:numFmt w:val="bullet"/>
      <w:lvlText w:val="o"/>
      <w:lvlJc w:val="left"/>
      <w:pPr>
        <w:ind w:left="1440" w:hanging="360"/>
      </w:pPr>
      <w:rPr>
        <w:rFonts w:ascii="Courier New" w:hAnsi="Courier New" w:hint="default"/>
      </w:rPr>
    </w:lvl>
    <w:lvl w:ilvl="2" w:tplc="0232B590">
      <w:start w:val="1"/>
      <w:numFmt w:val="bullet"/>
      <w:lvlText w:val=""/>
      <w:lvlJc w:val="left"/>
      <w:pPr>
        <w:ind w:left="2160" w:hanging="360"/>
      </w:pPr>
      <w:rPr>
        <w:rFonts w:ascii="Wingdings" w:hAnsi="Wingdings" w:hint="default"/>
      </w:rPr>
    </w:lvl>
    <w:lvl w:ilvl="3" w:tplc="F868553E">
      <w:start w:val="1"/>
      <w:numFmt w:val="bullet"/>
      <w:lvlText w:val=""/>
      <w:lvlJc w:val="left"/>
      <w:pPr>
        <w:ind w:left="2880" w:hanging="360"/>
      </w:pPr>
      <w:rPr>
        <w:rFonts w:ascii="Symbol" w:hAnsi="Symbol" w:hint="default"/>
      </w:rPr>
    </w:lvl>
    <w:lvl w:ilvl="4" w:tplc="B7B052FE">
      <w:start w:val="1"/>
      <w:numFmt w:val="bullet"/>
      <w:lvlText w:val="o"/>
      <w:lvlJc w:val="left"/>
      <w:pPr>
        <w:ind w:left="3600" w:hanging="360"/>
      </w:pPr>
      <w:rPr>
        <w:rFonts w:ascii="Courier New" w:hAnsi="Courier New" w:hint="default"/>
      </w:rPr>
    </w:lvl>
    <w:lvl w:ilvl="5" w:tplc="620E3994">
      <w:start w:val="1"/>
      <w:numFmt w:val="bullet"/>
      <w:lvlText w:val=""/>
      <w:lvlJc w:val="left"/>
      <w:pPr>
        <w:ind w:left="4320" w:hanging="360"/>
      </w:pPr>
      <w:rPr>
        <w:rFonts w:ascii="Wingdings" w:hAnsi="Wingdings" w:hint="default"/>
      </w:rPr>
    </w:lvl>
    <w:lvl w:ilvl="6" w:tplc="54326B00">
      <w:start w:val="1"/>
      <w:numFmt w:val="bullet"/>
      <w:lvlText w:val=""/>
      <w:lvlJc w:val="left"/>
      <w:pPr>
        <w:ind w:left="5040" w:hanging="360"/>
      </w:pPr>
      <w:rPr>
        <w:rFonts w:ascii="Symbol" w:hAnsi="Symbol" w:hint="default"/>
      </w:rPr>
    </w:lvl>
    <w:lvl w:ilvl="7" w:tplc="75FE3632">
      <w:start w:val="1"/>
      <w:numFmt w:val="bullet"/>
      <w:lvlText w:val="o"/>
      <w:lvlJc w:val="left"/>
      <w:pPr>
        <w:ind w:left="5760" w:hanging="360"/>
      </w:pPr>
      <w:rPr>
        <w:rFonts w:ascii="Courier New" w:hAnsi="Courier New" w:hint="default"/>
      </w:rPr>
    </w:lvl>
    <w:lvl w:ilvl="8" w:tplc="A4CEED04">
      <w:start w:val="1"/>
      <w:numFmt w:val="bullet"/>
      <w:lvlText w:val=""/>
      <w:lvlJc w:val="left"/>
      <w:pPr>
        <w:ind w:left="6480" w:hanging="360"/>
      </w:pPr>
      <w:rPr>
        <w:rFonts w:ascii="Wingdings" w:hAnsi="Wingdings" w:hint="default"/>
      </w:rPr>
    </w:lvl>
  </w:abstractNum>
  <w:abstractNum w:abstractNumId="12" w15:restartNumberingAfterBreak="0">
    <w:nsid w:val="5F0C79EF"/>
    <w:multiLevelType w:val="hybridMultilevel"/>
    <w:tmpl w:val="A3EAEAE6"/>
    <w:lvl w:ilvl="0" w:tplc="351CD94A">
      <w:start w:val="1"/>
      <w:numFmt w:val="bullet"/>
      <w:lvlText w:val="-"/>
      <w:lvlJc w:val="left"/>
      <w:pPr>
        <w:ind w:left="720" w:hanging="360"/>
      </w:pPr>
      <w:rPr>
        <w:rFonts w:ascii="Aptos" w:hAnsi="Aptos" w:hint="default"/>
      </w:rPr>
    </w:lvl>
    <w:lvl w:ilvl="1" w:tplc="7E863C0A">
      <w:start w:val="1"/>
      <w:numFmt w:val="bullet"/>
      <w:lvlText w:val="o"/>
      <w:lvlJc w:val="left"/>
      <w:pPr>
        <w:ind w:left="1440" w:hanging="360"/>
      </w:pPr>
      <w:rPr>
        <w:rFonts w:ascii="Courier New" w:hAnsi="Courier New" w:hint="default"/>
      </w:rPr>
    </w:lvl>
    <w:lvl w:ilvl="2" w:tplc="C3004B22">
      <w:start w:val="1"/>
      <w:numFmt w:val="bullet"/>
      <w:lvlText w:val=""/>
      <w:lvlJc w:val="left"/>
      <w:pPr>
        <w:ind w:left="2160" w:hanging="360"/>
      </w:pPr>
      <w:rPr>
        <w:rFonts w:ascii="Wingdings" w:hAnsi="Wingdings" w:hint="default"/>
      </w:rPr>
    </w:lvl>
    <w:lvl w:ilvl="3" w:tplc="AA6A18A2">
      <w:start w:val="1"/>
      <w:numFmt w:val="bullet"/>
      <w:lvlText w:val=""/>
      <w:lvlJc w:val="left"/>
      <w:pPr>
        <w:ind w:left="2880" w:hanging="360"/>
      </w:pPr>
      <w:rPr>
        <w:rFonts w:ascii="Symbol" w:hAnsi="Symbol" w:hint="default"/>
      </w:rPr>
    </w:lvl>
    <w:lvl w:ilvl="4" w:tplc="74787C9A">
      <w:start w:val="1"/>
      <w:numFmt w:val="bullet"/>
      <w:lvlText w:val="o"/>
      <w:lvlJc w:val="left"/>
      <w:pPr>
        <w:ind w:left="3600" w:hanging="360"/>
      </w:pPr>
      <w:rPr>
        <w:rFonts w:ascii="Courier New" w:hAnsi="Courier New" w:hint="default"/>
      </w:rPr>
    </w:lvl>
    <w:lvl w:ilvl="5" w:tplc="A45851E4">
      <w:start w:val="1"/>
      <w:numFmt w:val="bullet"/>
      <w:lvlText w:val=""/>
      <w:lvlJc w:val="left"/>
      <w:pPr>
        <w:ind w:left="4320" w:hanging="360"/>
      </w:pPr>
      <w:rPr>
        <w:rFonts w:ascii="Wingdings" w:hAnsi="Wingdings" w:hint="default"/>
      </w:rPr>
    </w:lvl>
    <w:lvl w:ilvl="6" w:tplc="21562F24">
      <w:start w:val="1"/>
      <w:numFmt w:val="bullet"/>
      <w:lvlText w:val=""/>
      <w:lvlJc w:val="left"/>
      <w:pPr>
        <w:ind w:left="5040" w:hanging="360"/>
      </w:pPr>
      <w:rPr>
        <w:rFonts w:ascii="Symbol" w:hAnsi="Symbol" w:hint="default"/>
      </w:rPr>
    </w:lvl>
    <w:lvl w:ilvl="7" w:tplc="D100AAEA">
      <w:start w:val="1"/>
      <w:numFmt w:val="bullet"/>
      <w:lvlText w:val="o"/>
      <w:lvlJc w:val="left"/>
      <w:pPr>
        <w:ind w:left="5760" w:hanging="360"/>
      </w:pPr>
      <w:rPr>
        <w:rFonts w:ascii="Courier New" w:hAnsi="Courier New" w:hint="default"/>
      </w:rPr>
    </w:lvl>
    <w:lvl w:ilvl="8" w:tplc="3CA035DE">
      <w:start w:val="1"/>
      <w:numFmt w:val="bullet"/>
      <w:lvlText w:val=""/>
      <w:lvlJc w:val="left"/>
      <w:pPr>
        <w:ind w:left="6480" w:hanging="360"/>
      </w:pPr>
      <w:rPr>
        <w:rFonts w:ascii="Wingdings" w:hAnsi="Wingdings" w:hint="default"/>
      </w:rPr>
    </w:lvl>
  </w:abstractNum>
  <w:abstractNum w:abstractNumId="13" w15:restartNumberingAfterBreak="0">
    <w:nsid w:val="6A5713C3"/>
    <w:multiLevelType w:val="hybridMultilevel"/>
    <w:tmpl w:val="0E5C37E8"/>
    <w:lvl w:ilvl="0" w:tplc="40208118">
      <w:start w:val="1"/>
      <w:numFmt w:val="bullet"/>
      <w:lvlText w:val="-"/>
      <w:lvlJc w:val="left"/>
      <w:pPr>
        <w:ind w:left="720" w:hanging="360"/>
      </w:pPr>
      <w:rPr>
        <w:rFonts w:ascii="Aptos" w:hAnsi="Aptos" w:hint="default"/>
      </w:rPr>
    </w:lvl>
    <w:lvl w:ilvl="1" w:tplc="090A31CC">
      <w:start w:val="1"/>
      <w:numFmt w:val="bullet"/>
      <w:lvlText w:val="o"/>
      <w:lvlJc w:val="left"/>
      <w:pPr>
        <w:ind w:left="1440" w:hanging="360"/>
      </w:pPr>
      <w:rPr>
        <w:rFonts w:ascii="Courier New" w:hAnsi="Courier New" w:hint="default"/>
      </w:rPr>
    </w:lvl>
    <w:lvl w:ilvl="2" w:tplc="EF32E8F6">
      <w:start w:val="1"/>
      <w:numFmt w:val="bullet"/>
      <w:lvlText w:val=""/>
      <w:lvlJc w:val="left"/>
      <w:pPr>
        <w:ind w:left="2160" w:hanging="360"/>
      </w:pPr>
      <w:rPr>
        <w:rFonts w:ascii="Wingdings" w:hAnsi="Wingdings" w:hint="default"/>
      </w:rPr>
    </w:lvl>
    <w:lvl w:ilvl="3" w:tplc="D088A6B8">
      <w:start w:val="1"/>
      <w:numFmt w:val="bullet"/>
      <w:lvlText w:val=""/>
      <w:lvlJc w:val="left"/>
      <w:pPr>
        <w:ind w:left="2880" w:hanging="360"/>
      </w:pPr>
      <w:rPr>
        <w:rFonts w:ascii="Symbol" w:hAnsi="Symbol" w:hint="default"/>
      </w:rPr>
    </w:lvl>
    <w:lvl w:ilvl="4" w:tplc="720CDA4A">
      <w:start w:val="1"/>
      <w:numFmt w:val="bullet"/>
      <w:lvlText w:val="o"/>
      <w:lvlJc w:val="left"/>
      <w:pPr>
        <w:ind w:left="3600" w:hanging="360"/>
      </w:pPr>
      <w:rPr>
        <w:rFonts w:ascii="Courier New" w:hAnsi="Courier New" w:hint="default"/>
      </w:rPr>
    </w:lvl>
    <w:lvl w:ilvl="5" w:tplc="D9F2C3F6">
      <w:start w:val="1"/>
      <w:numFmt w:val="bullet"/>
      <w:lvlText w:val=""/>
      <w:lvlJc w:val="left"/>
      <w:pPr>
        <w:ind w:left="4320" w:hanging="360"/>
      </w:pPr>
      <w:rPr>
        <w:rFonts w:ascii="Wingdings" w:hAnsi="Wingdings" w:hint="default"/>
      </w:rPr>
    </w:lvl>
    <w:lvl w:ilvl="6" w:tplc="2B3CE4B6">
      <w:start w:val="1"/>
      <w:numFmt w:val="bullet"/>
      <w:lvlText w:val=""/>
      <w:lvlJc w:val="left"/>
      <w:pPr>
        <w:ind w:left="5040" w:hanging="360"/>
      </w:pPr>
      <w:rPr>
        <w:rFonts w:ascii="Symbol" w:hAnsi="Symbol" w:hint="default"/>
      </w:rPr>
    </w:lvl>
    <w:lvl w:ilvl="7" w:tplc="D37826A2">
      <w:start w:val="1"/>
      <w:numFmt w:val="bullet"/>
      <w:lvlText w:val="o"/>
      <w:lvlJc w:val="left"/>
      <w:pPr>
        <w:ind w:left="5760" w:hanging="360"/>
      </w:pPr>
      <w:rPr>
        <w:rFonts w:ascii="Courier New" w:hAnsi="Courier New" w:hint="default"/>
      </w:rPr>
    </w:lvl>
    <w:lvl w:ilvl="8" w:tplc="8F1EE560">
      <w:start w:val="1"/>
      <w:numFmt w:val="bullet"/>
      <w:lvlText w:val=""/>
      <w:lvlJc w:val="left"/>
      <w:pPr>
        <w:ind w:left="6480" w:hanging="360"/>
      </w:pPr>
      <w:rPr>
        <w:rFonts w:ascii="Wingdings" w:hAnsi="Wingdings" w:hint="default"/>
      </w:rPr>
    </w:lvl>
  </w:abstractNum>
  <w:abstractNum w:abstractNumId="14" w15:restartNumberingAfterBreak="0">
    <w:nsid w:val="6B491C83"/>
    <w:multiLevelType w:val="hybridMultilevel"/>
    <w:tmpl w:val="96061220"/>
    <w:lvl w:ilvl="0" w:tplc="A6B28FBC">
      <w:start w:val="1"/>
      <w:numFmt w:val="bullet"/>
      <w:lvlText w:val="-"/>
      <w:lvlJc w:val="left"/>
      <w:pPr>
        <w:ind w:left="720" w:hanging="360"/>
      </w:pPr>
      <w:rPr>
        <w:rFonts w:ascii="&quot;Times New Roman&quot;" w:hAnsi="&quot;Times New Roman&quot;" w:hint="default"/>
      </w:rPr>
    </w:lvl>
    <w:lvl w:ilvl="1" w:tplc="9F786792">
      <w:start w:val="1"/>
      <w:numFmt w:val="bullet"/>
      <w:lvlText w:val="o"/>
      <w:lvlJc w:val="left"/>
      <w:pPr>
        <w:ind w:left="1440" w:hanging="360"/>
      </w:pPr>
      <w:rPr>
        <w:rFonts w:ascii="Courier New" w:hAnsi="Courier New" w:hint="default"/>
      </w:rPr>
    </w:lvl>
    <w:lvl w:ilvl="2" w:tplc="E16C6A02">
      <w:start w:val="1"/>
      <w:numFmt w:val="bullet"/>
      <w:lvlText w:val=""/>
      <w:lvlJc w:val="left"/>
      <w:pPr>
        <w:ind w:left="2160" w:hanging="360"/>
      </w:pPr>
      <w:rPr>
        <w:rFonts w:ascii="Wingdings" w:hAnsi="Wingdings" w:hint="default"/>
      </w:rPr>
    </w:lvl>
    <w:lvl w:ilvl="3" w:tplc="48D80D46">
      <w:start w:val="1"/>
      <w:numFmt w:val="bullet"/>
      <w:lvlText w:val=""/>
      <w:lvlJc w:val="left"/>
      <w:pPr>
        <w:ind w:left="2880" w:hanging="360"/>
      </w:pPr>
      <w:rPr>
        <w:rFonts w:ascii="Symbol" w:hAnsi="Symbol" w:hint="default"/>
      </w:rPr>
    </w:lvl>
    <w:lvl w:ilvl="4" w:tplc="BBB49F00">
      <w:start w:val="1"/>
      <w:numFmt w:val="bullet"/>
      <w:lvlText w:val="o"/>
      <w:lvlJc w:val="left"/>
      <w:pPr>
        <w:ind w:left="3600" w:hanging="360"/>
      </w:pPr>
      <w:rPr>
        <w:rFonts w:ascii="Courier New" w:hAnsi="Courier New" w:hint="default"/>
      </w:rPr>
    </w:lvl>
    <w:lvl w:ilvl="5" w:tplc="44B2EE3E">
      <w:start w:val="1"/>
      <w:numFmt w:val="bullet"/>
      <w:lvlText w:val=""/>
      <w:lvlJc w:val="left"/>
      <w:pPr>
        <w:ind w:left="4320" w:hanging="360"/>
      </w:pPr>
      <w:rPr>
        <w:rFonts w:ascii="Wingdings" w:hAnsi="Wingdings" w:hint="default"/>
      </w:rPr>
    </w:lvl>
    <w:lvl w:ilvl="6" w:tplc="4FF25410">
      <w:start w:val="1"/>
      <w:numFmt w:val="bullet"/>
      <w:lvlText w:val=""/>
      <w:lvlJc w:val="left"/>
      <w:pPr>
        <w:ind w:left="5040" w:hanging="360"/>
      </w:pPr>
      <w:rPr>
        <w:rFonts w:ascii="Symbol" w:hAnsi="Symbol" w:hint="default"/>
      </w:rPr>
    </w:lvl>
    <w:lvl w:ilvl="7" w:tplc="40EC14B6">
      <w:start w:val="1"/>
      <w:numFmt w:val="bullet"/>
      <w:lvlText w:val="o"/>
      <w:lvlJc w:val="left"/>
      <w:pPr>
        <w:ind w:left="5760" w:hanging="360"/>
      </w:pPr>
      <w:rPr>
        <w:rFonts w:ascii="Courier New" w:hAnsi="Courier New" w:hint="default"/>
      </w:rPr>
    </w:lvl>
    <w:lvl w:ilvl="8" w:tplc="08F62688">
      <w:start w:val="1"/>
      <w:numFmt w:val="bullet"/>
      <w:lvlText w:val=""/>
      <w:lvlJc w:val="left"/>
      <w:pPr>
        <w:ind w:left="6480" w:hanging="360"/>
      </w:pPr>
      <w:rPr>
        <w:rFonts w:ascii="Wingdings" w:hAnsi="Wingdings" w:hint="default"/>
      </w:rPr>
    </w:lvl>
  </w:abstractNum>
  <w:abstractNum w:abstractNumId="15" w15:restartNumberingAfterBreak="0">
    <w:nsid w:val="778E9B71"/>
    <w:multiLevelType w:val="hybridMultilevel"/>
    <w:tmpl w:val="4DE005EE"/>
    <w:lvl w:ilvl="0" w:tplc="FE709432">
      <w:start w:val="1"/>
      <w:numFmt w:val="bullet"/>
      <w:lvlText w:val="-"/>
      <w:lvlJc w:val="left"/>
      <w:pPr>
        <w:ind w:left="720" w:hanging="360"/>
      </w:pPr>
      <w:rPr>
        <w:rFonts w:ascii="Aptos" w:hAnsi="Aptos" w:hint="default"/>
      </w:rPr>
    </w:lvl>
    <w:lvl w:ilvl="1" w:tplc="BDE45FDA">
      <w:start w:val="1"/>
      <w:numFmt w:val="bullet"/>
      <w:lvlText w:val="o"/>
      <w:lvlJc w:val="left"/>
      <w:pPr>
        <w:ind w:left="1440" w:hanging="360"/>
      </w:pPr>
      <w:rPr>
        <w:rFonts w:ascii="Courier New" w:hAnsi="Courier New" w:hint="default"/>
      </w:rPr>
    </w:lvl>
    <w:lvl w:ilvl="2" w:tplc="A63E424C">
      <w:start w:val="1"/>
      <w:numFmt w:val="bullet"/>
      <w:lvlText w:val=""/>
      <w:lvlJc w:val="left"/>
      <w:pPr>
        <w:ind w:left="2160" w:hanging="360"/>
      </w:pPr>
      <w:rPr>
        <w:rFonts w:ascii="Wingdings" w:hAnsi="Wingdings" w:hint="default"/>
      </w:rPr>
    </w:lvl>
    <w:lvl w:ilvl="3" w:tplc="D78A7BEA">
      <w:start w:val="1"/>
      <w:numFmt w:val="bullet"/>
      <w:lvlText w:val=""/>
      <w:lvlJc w:val="left"/>
      <w:pPr>
        <w:ind w:left="2880" w:hanging="360"/>
      </w:pPr>
      <w:rPr>
        <w:rFonts w:ascii="Symbol" w:hAnsi="Symbol" w:hint="default"/>
      </w:rPr>
    </w:lvl>
    <w:lvl w:ilvl="4" w:tplc="66A0A1C2">
      <w:start w:val="1"/>
      <w:numFmt w:val="bullet"/>
      <w:lvlText w:val="o"/>
      <w:lvlJc w:val="left"/>
      <w:pPr>
        <w:ind w:left="3600" w:hanging="360"/>
      </w:pPr>
      <w:rPr>
        <w:rFonts w:ascii="Courier New" w:hAnsi="Courier New" w:hint="default"/>
      </w:rPr>
    </w:lvl>
    <w:lvl w:ilvl="5" w:tplc="1924E42A">
      <w:start w:val="1"/>
      <w:numFmt w:val="bullet"/>
      <w:lvlText w:val=""/>
      <w:lvlJc w:val="left"/>
      <w:pPr>
        <w:ind w:left="4320" w:hanging="360"/>
      </w:pPr>
      <w:rPr>
        <w:rFonts w:ascii="Wingdings" w:hAnsi="Wingdings" w:hint="default"/>
      </w:rPr>
    </w:lvl>
    <w:lvl w:ilvl="6" w:tplc="C4661086">
      <w:start w:val="1"/>
      <w:numFmt w:val="bullet"/>
      <w:lvlText w:val=""/>
      <w:lvlJc w:val="left"/>
      <w:pPr>
        <w:ind w:left="5040" w:hanging="360"/>
      </w:pPr>
      <w:rPr>
        <w:rFonts w:ascii="Symbol" w:hAnsi="Symbol" w:hint="default"/>
      </w:rPr>
    </w:lvl>
    <w:lvl w:ilvl="7" w:tplc="62FE362C">
      <w:start w:val="1"/>
      <w:numFmt w:val="bullet"/>
      <w:lvlText w:val="o"/>
      <w:lvlJc w:val="left"/>
      <w:pPr>
        <w:ind w:left="5760" w:hanging="360"/>
      </w:pPr>
      <w:rPr>
        <w:rFonts w:ascii="Courier New" w:hAnsi="Courier New" w:hint="default"/>
      </w:rPr>
    </w:lvl>
    <w:lvl w:ilvl="8" w:tplc="8D4E7E2C">
      <w:start w:val="1"/>
      <w:numFmt w:val="bullet"/>
      <w:lvlText w:val=""/>
      <w:lvlJc w:val="left"/>
      <w:pPr>
        <w:ind w:left="6480" w:hanging="360"/>
      </w:pPr>
      <w:rPr>
        <w:rFonts w:ascii="Wingdings" w:hAnsi="Wingdings" w:hint="default"/>
      </w:rPr>
    </w:lvl>
  </w:abstractNum>
  <w:abstractNum w:abstractNumId="16" w15:restartNumberingAfterBreak="0">
    <w:nsid w:val="7B7624B8"/>
    <w:multiLevelType w:val="hybridMultilevel"/>
    <w:tmpl w:val="08587412"/>
    <w:lvl w:ilvl="0" w:tplc="3244AF80">
      <w:start w:val="1"/>
      <w:numFmt w:val="bullet"/>
      <w:lvlText w:val="-"/>
      <w:lvlJc w:val="left"/>
      <w:pPr>
        <w:ind w:left="720" w:hanging="360"/>
      </w:pPr>
      <w:rPr>
        <w:rFonts w:ascii="Aptos" w:hAnsi="Aptos" w:hint="default"/>
      </w:rPr>
    </w:lvl>
    <w:lvl w:ilvl="1" w:tplc="6CE2A97E">
      <w:start w:val="1"/>
      <w:numFmt w:val="bullet"/>
      <w:lvlText w:val="o"/>
      <w:lvlJc w:val="left"/>
      <w:pPr>
        <w:ind w:left="1440" w:hanging="360"/>
      </w:pPr>
      <w:rPr>
        <w:rFonts w:ascii="Courier New" w:hAnsi="Courier New" w:hint="default"/>
      </w:rPr>
    </w:lvl>
    <w:lvl w:ilvl="2" w:tplc="B38806AC">
      <w:start w:val="1"/>
      <w:numFmt w:val="bullet"/>
      <w:lvlText w:val=""/>
      <w:lvlJc w:val="left"/>
      <w:pPr>
        <w:ind w:left="2160" w:hanging="360"/>
      </w:pPr>
      <w:rPr>
        <w:rFonts w:ascii="Wingdings" w:hAnsi="Wingdings" w:hint="default"/>
      </w:rPr>
    </w:lvl>
    <w:lvl w:ilvl="3" w:tplc="60C60130">
      <w:start w:val="1"/>
      <w:numFmt w:val="bullet"/>
      <w:lvlText w:val=""/>
      <w:lvlJc w:val="left"/>
      <w:pPr>
        <w:ind w:left="2880" w:hanging="360"/>
      </w:pPr>
      <w:rPr>
        <w:rFonts w:ascii="Symbol" w:hAnsi="Symbol" w:hint="default"/>
      </w:rPr>
    </w:lvl>
    <w:lvl w:ilvl="4" w:tplc="0C8A86F6">
      <w:start w:val="1"/>
      <w:numFmt w:val="bullet"/>
      <w:lvlText w:val="o"/>
      <w:lvlJc w:val="left"/>
      <w:pPr>
        <w:ind w:left="3600" w:hanging="360"/>
      </w:pPr>
      <w:rPr>
        <w:rFonts w:ascii="Courier New" w:hAnsi="Courier New" w:hint="default"/>
      </w:rPr>
    </w:lvl>
    <w:lvl w:ilvl="5" w:tplc="21483254">
      <w:start w:val="1"/>
      <w:numFmt w:val="bullet"/>
      <w:lvlText w:val=""/>
      <w:lvlJc w:val="left"/>
      <w:pPr>
        <w:ind w:left="4320" w:hanging="360"/>
      </w:pPr>
      <w:rPr>
        <w:rFonts w:ascii="Wingdings" w:hAnsi="Wingdings" w:hint="default"/>
      </w:rPr>
    </w:lvl>
    <w:lvl w:ilvl="6" w:tplc="2BF6CD70">
      <w:start w:val="1"/>
      <w:numFmt w:val="bullet"/>
      <w:lvlText w:val=""/>
      <w:lvlJc w:val="left"/>
      <w:pPr>
        <w:ind w:left="5040" w:hanging="360"/>
      </w:pPr>
      <w:rPr>
        <w:rFonts w:ascii="Symbol" w:hAnsi="Symbol" w:hint="default"/>
      </w:rPr>
    </w:lvl>
    <w:lvl w:ilvl="7" w:tplc="F724A1E8">
      <w:start w:val="1"/>
      <w:numFmt w:val="bullet"/>
      <w:lvlText w:val="o"/>
      <w:lvlJc w:val="left"/>
      <w:pPr>
        <w:ind w:left="5760" w:hanging="360"/>
      </w:pPr>
      <w:rPr>
        <w:rFonts w:ascii="Courier New" w:hAnsi="Courier New" w:hint="default"/>
      </w:rPr>
    </w:lvl>
    <w:lvl w:ilvl="8" w:tplc="C100A090">
      <w:start w:val="1"/>
      <w:numFmt w:val="bullet"/>
      <w:lvlText w:val=""/>
      <w:lvlJc w:val="left"/>
      <w:pPr>
        <w:ind w:left="6480" w:hanging="360"/>
      </w:pPr>
      <w:rPr>
        <w:rFonts w:ascii="Wingdings" w:hAnsi="Wingdings" w:hint="default"/>
      </w:rPr>
    </w:lvl>
  </w:abstractNum>
  <w:abstractNum w:abstractNumId="17" w15:restartNumberingAfterBreak="0">
    <w:nsid w:val="7D8C2EFE"/>
    <w:multiLevelType w:val="hybridMultilevel"/>
    <w:tmpl w:val="85C07C2A"/>
    <w:lvl w:ilvl="0" w:tplc="FA6C99AA">
      <w:start w:val="1"/>
      <w:numFmt w:val="bullet"/>
      <w:lvlText w:val="-"/>
      <w:lvlJc w:val="left"/>
      <w:pPr>
        <w:ind w:left="720" w:hanging="360"/>
      </w:pPr>
      <w:rPr>
        <w:rFonts w:ascii="Aptos" w:hAnsi="Aptos" w:hint="default"/>
      </w:rPr>
    </w:lvl>
    <w:lvl w:ilvl="1" w:tplc="8876AA32">
      <w:start w:val="1"/>
      <w:numFmt w:val="bullet"/>
      <w:lvlText w:val="o"/>
      <w:lvlJc w:val="left"/>
      <w:pPr>
        <w:ind w:left="1440" w:hanging="360"/>
      </w:pPr>
      <w:rPr>
        <w:rFonts w:ascii="Courier New" w:hAnsi="Courier New" w:hint="default"/>
      </w:rPr>
    </w:lvl>
    <w:lvl w:ilvl="2" w:tplc="E7A8B860">
      <w:start w:val="1"/>
      <w:numFmt w:val="bullet"/>
      <w:lvlText w:val=""/>
      <w:lvlJc w:val="left"/>
      <w:pPr>
        <w:ind w:left="2160" w:hanging="360"/>
      </w:pPr>
      <w:rPr>
        <w:rFonts w:ascii="Wingdings" w:hAnsi="Wingdings" w:hint="default"/>
      </w:rPr>
    </w:lvl>
    <w:lvl w:ilvl="3" w:tplc="B43C1798">
      <w:start w:val="1"/>
      <w:numFmt w:val="bullet"/>
      <w:lvlText w:val=""/>
      <w:lvlJc w:val="left"/>
      <w:pPr>
        <w:ind w:left="2880" w:hanging="360"/>
      </w:pPr>
      <w:rPr>
        <w:rFonts w:ascii="Symbol" w:hAnsi="Symbol" w:hint="default"/>
      </w:rPr>
    </w:lvl>
    <w:lvl w:ilvl="4" w:tplc="63901526">
      <w:start w:val="1"/>
      <w:numFmt w:val="bullet"/>
      <w:lvlText w:val="o"/>
      <w:lvlJc w:val="left"/>
      <w:pPr>
        <w:ind w:left="3600" w:hanging="360"/>
      </w:pPr>
      <w:rPr>
        <w:rFonts w:ascii="Courier New" w:hAnsi="Courier New" w:hint="default"/>
      </w:rPr>
    </w:lvl>
    <w:lvl w:ilvl="5" w:tplc="9DC4DBBA">
      <w:start w:val="1"/>
      <w:numFmt w:val="bullet"/>
      <w:lvlText w:val=""/>
      <w:lvlJc w:val="left"/>
      <w:pPr>
        <w:ind w:left="4320" w:hanging="360"/>
      </w:pPr>
      <w:rPr>
        <w:rFonts w:ascii="Wingdings" w:hAnsi="Wingdings" w:hint="default"/>
      </w:rPr>
    </w:lvl>
    <w:lvl w:ilvl="6" w:tplc="30929F58">
      <w:start w:val="1"/>
      <w:numFmt w:val="bullet"/>
      <w:lvlText w:val=""/>
      <w:lvlJc w:val="left"/>
      <w:pPr>
        <w:ind w:left="5040" w:hanging="360"/>
      </w:pPr>
      <w:rPr>
        <w:rFonts w:ascii="Symbol" w:hAnsi="Symbol" w:hint="default"/>
      </w:rPr>
    </w:lvl>
    <w:lvl w:ilvl="7" w:tplc="960A95C6">
      <w:start w:val="1"/>
      <w:numFmt w:val="bullet"/>
      <w:lvlText w:val="o"/>
      <w:lvlJc w:val="left"/>
      <w:pPr>
        <w:ind w:left="5760" w:hanging="360"/>
      </w:pPr>
      <w:rPr>
        <w:rFonts w:ascii="Courier New" w:hAnsi="Courier New" w:hint="default"/>
      </w:rPr>
    </w:lvl>
    <w:lvl w:ilvl="8" w:tplc="5764297A">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9"/>
  </w:num>
  <w:num w:numId="4">
    <w:abstractNumId w:val="8"/>
  </w:num>
  <w:num w:numId="5">
    <w:abstractNumId w:val="6"/>
  </w:num>
  <w:num w:numId="6">
    <w:abstractNumId w:val="1"/>
  </w:num>
  <w:num w:numId="7">
    <w:abstractNumId w:val="14"/>
  </w:num>
  <w:num w:numId="8">
    <w:abstractNumId w:val="3"/>
  </w:num>
  <w:num w:numId="9">
    <w:abstractNumId w:val="0"/>
  </w:num>
  <w:num w:numId="10">
    <w:abstractNumId w:val="7"/>
  </w:num>
  <w:num w:numId="11">
    <w:abstractNumId w:val="12"/>
  </w:num>
  <w:num w:numId="12">
    <w:abstractNumId w:val="2"/>
  </w:num>
  <w:num w:numId="13">
    <w:abstractNumId w:val="17"/>
  </w:num>
  <w:num w:numId="14">
    <w:abstractNumId w:val="10"/>
  </w:num>
  <w:num w:numId="15">
    <w:abstractNumId w:val="15"/>
  </w:num>
  <w:num w:numId="16">
    <w:abstractNumId w:val="5"/>
  </w:num>
  <w:num w:numId="17">
    <w:abstractNumId w:val="11"/>
  </w:num>
  <w:num w:numId="18">
    <w:abstractNumId w:val="13"/>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go Thanh Thanh">
    <w15:presenceInfo w15:providerId="None" w15:userId="Ngo Thanh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E8F83A5"/>
    <w:rsid w:val="000003BE"/>
    <w:rsid w:val="00001ABA"/>
    <w:rsid w:val="00001B3A"/>
    <w:rsid w:val="00001FF8"/>
    <w:rsid w:val="000026B5"/>
    <w:rsid w:val="00002727"/>
    <w:rsid w:val="00002B32"/>
    <w:rsid w:val="00002EDD"/>
    <w:rsid w:val="00003608"/>
    <w:rsid w:val="00003D7D"/>
    <w:rsid w:val="00004374"/>
    <w:rsid w:val="000049F1"/>
    <w:rsid w:val="00004C84"/>
    <w:rsid w:val="000068E8"/>
    <w:rsid w:val="00006DF2"/>
    <w:rsid w:val="00007A96"/>
    <w:rsid w:val="000106B0"/>
    <w:rsid w:val="00012DDA"/>
    <w:rsid w:val="00012F3A"/>
    <w:rsid w:val="00013F5C"/>
    <w:rsid w:val="000140E1"/>
    <w:rsid w:val="00014B79"/>
    <w:rsid w:val="00014CB1"/>
    <w:rsid w:val="000153F4"/>
    <w:rsid w:val="00015455"/>
    <w:rsid w:val="00015DEF"/>
    <w:rsid w:val="00016C5D"/>
    <w:rsid w:val="00016E50"/>
    <w:rsid w:val="00017873"/>
    <w:rsid w:val="000215F5"/>
    <w:rsid w:val="00021845"/>
    <w:rsid w:val="00021A71"/>
    <w:rsid w:val="00021D67"/>
    <w:rsid w:val="00021E50"/>
    <w:rsid w:val="000225A7"/>
    <w:rsid w:val="0002533F"/>
    <w:rsid w:val="00025F95"/>
    <w:rsid w:val="00030DAF"/>
    <w:rsid w:val="00032037"/>
    <w:rsid w:val="0003301D"/>
    <w:rsid w:val="00033274"/>
    <w:rsid w:val="0003377E"/>
    <w:rsid w:val="00035356"/>
    <w:rsid w:val="000369F0"/>
    <w:rsid w:val="000371B9"/>
    <w:rsid w:val="00037C25"/>
    <w:rsid w:val="00037EC0"/>
    <w:rsid w:val="00040501"/>
    <w:rsid w:val="00041A0C"/>
    <w:rsid w:val="00042E0F"/>
    <w:rsid w:val="00043484"/>
    <w:rsid w:val="000442B0"/>
    <w:rsid w:val="0004457D"/>
    <w:rsid w:val="00044657"/>
    <w:rsid w:val="000448E3"/>
    <w:rsid w:val="0004525B"/>
    <w:rsid w:val="000455D4"/>
    <w:rsid w:val="000457FD"/>
    <w:rsid w:val="00045B41"/>
    <w:rsid w:val="00046ACF"/>
    <w:rsid w:val="0004757F"/>
    <w:rsid w:val="000479D4"/>
    <w:rsid w:val="00050212"/>
    <w:rsid w:val="00050C25"/>
    <w:rsid w:val="00051F98"/>
    <w:rsid w:val="00052972"/>
    <w:rsid w:val="000533EF"/>
    <w:rsid w:val="00054DD5"/>
    <w:rsid w:val="00054FB0"/>
    <w:rsid w:val="0005687C"/>
    <w:rsid w:val="00057DBC"/>
    <w:rsid w:val="00057E67"/>
    <w:rsid w:val="00060270"/>
    <w:rsid w:val="000612AA"/>
    <w:rsid w:val="000616AF"/>
    <w:rsid w:val="000635B9"/>
    <w:rsid w:val="000644FB"/>
    <w:rsid w:val="00064F62"/>
    <w:rsid w:val="00065450"/>
    <w:rsid w:val="00065AC1"/>
    <w:rsid w:val="00066896"/>
    <w:rsid w:val="00066BD3"/>
    <w:rsid w:val="0007382A"/>
    <w:rsid w:val="00073C4C"/>
    <w:rsid w:val="000748DA"/>
    <w:rsid w:val="000774F3"/>
    <w:rsid w:val="00077578"/>
    <w:rsid w:val="000777F2"/>
    <w:rsid w:val="000779CA"/>
    <w:rsid w:val="00080BC7"/>
    <w:rsid w:val="00081C44"/>
    <w:rsid w:val="000827B3"/>
    <w:rsid w:val="00083680"/>
    <w:rsid w:val="00085D61"/>
    <w:rsid w:val="0008646D"/>
    <w:rsid w:val="000875B3"/>
    <w:rsid w:val="00089193"/>
    <w:rsid w:val="0009012D"/>
    <w:rsid w:val="000923E1"/>
    <w:rsid w:val="00092BB4"/>
    <w:rsid w:val="000930DE"/>
    <w:rsid w:val="00093EB9"/>
    <w:rsid w:val="00094CC8"/>
    <w:rsid w:val="00094F5A"/>
    <w:rsid w:val="00095236"/>
    <w:rsid w:val="0009542D"/>
    <w:rsid w:val="00095CF5"/>
    <w:rsid w:val="00095D2D"/>
    <w:rsid w:val="00096676"/>
    <w:rsid w:val="00097C54"/>
    <w:rsid w:val="000A091B"/>
    <w:rsid w:val="000A0C28"/>
    <w:rsid w:val="000A1A92"/>
    <w:rsid w:val="000A3BEB"/>
    <w:rsid w:val="000A47A9"/>
    <w:rsid w:val="000A67F0"/>
    <w:rsid w:val="000B03FF"/>
    <w:rsid w:val="000B1466"/>
    <w:rsid w:val="000B3ACE"/>
    <w:rsid w:val="000B5636"/>
    <w:rsid w:val="000B5DE3"/>
    <w:rsid w:val="000B6506"/>
    <w:rsid w:val="000B6716"/>
    <w:rsid w:val="000C0302"/>
    <w:rsid w:val="000C0AB3"/>
    <w:rsid w:val="000C1776"/>
    <w:rsid w:val="000C2A7C"/>
    <w:rsid w:val="000C4C02"/>
    <w:rsid w:val="000C4C0F"/>
    <w:rsid w:val="000C5B9F"/>
    <w:rsid w:val="000C700E"/>
    <w:rsid w:val="000C72F2"/>
    <w:rsid w:val="000C7784"/>
    <w:rsid w:val="000C7BD7"/>
    <w:rsid w:val="000D005E"/>
    <w:rsid w:val="000D014B"/>
    <w:rsid w:val="000D2009"/>
    <w:rsid w:val="000D2F84"/>
    <w:rsid w:val="000D3B29"/>
    <w:rsid w:val="000D4347"/>
    <w:rsid w:val="000D4717"/>
    <w:rsid w:val="000D480E"/>
    <w:rsid w:val="000D4EA2"/>
    <w:rsid w:val="000D58DD"/>
    <w:rsid w:val="000D6B4C"/>
    <w:rsid w:val="000D6B79"/>
    <w:rsid w:val="000D6C5F"/>
    <w:rsid w:val="000D7E43"/>
    <w:rsid w:val="000E03BA"/>
    <w:rsid w:val="000E1820"/>
    <w:rsid w:val="000E1BD6"/>
    <w:rsid w:val="000E1E6A"/>
    <w:rsid w:val="000E3162"/>
    <w:rsid w:val="000E3FC8"/>
    <w:rsid w:val="000E433C"/>
    <w:rsid w:val="000E4658"/>
    <w:rsid w:val="000E4D64"/>
    <w:rsid w:val="000E4E03"/>
    <w:rsid w:val="000E7076"/>
    <w:rsid w:val="000E7236"/>
    <w:rsid w:val="000E7340"/>
    <w:rsid w:val="000F006F"/>
    <w:rsid w:val="000F0C20"/>
    <w:rsid w:val="000F4FF5"/>
    <w:rsid w:val="000F6CB3"/>
    <w:rsid w:val="000F736B"/>
    <w:rsid w:val="000F7F24"/>
    <w:rsid w:val="00100A0A"/>
    <w:rsid w:val="00100F3B"/>
    <w:rsid w:val="001015EE"/>
    <w:rsid w:val="001017FA"/>
    <w:rsid w:val="00103C90"/>
    <w:rsid w:val="00106022"/>
    <w:rsid w:val="001068C4"/>
    <w:rsid w:val="00106CB1"/>
    <w:rsid w:val="00106DC3"/>
    <w:rsid w:val="001103F7"/>
    <w:rsid w:val="00110D8B"/>
    <w:rsid w:val="001128B8"/>
    <w:rsid w:val="00113869"/>
    <w:rsid w:val="00114771"/>
    <w:rsid w:val="00114C84"/>
    <w:rsid w:val="001167B6"/>
    <w:rsid w:val="0011764D"/>
    <w:rsid w:val="00117D64"/>
    <w:rsid w:val="00120B5B"/>
    <w:rsid w:val="0012198B"/>
    <w:rsid w:val="00121A8A"/>
    <w:rsid w:val="00122424"/>
    <w:rsid w:val="00122A40"/>
    <w:rsid w:val="00122C77"/>
    <w:rsid w:val="001230C8"/>
    <w:rsid w:val="0012480E"/>
    <w:rsid w:val="00125171"/>
    <w:rsid w:val="00125300"/>
    <w:rsid w:val="0012551D"/>
    <w:rsid w:val="00126212"/>
    <w:rsid w:val="001264D0"/>
    <w:rsid w:val="00126761"/>
    <w:rsid w:val="00127347"/>
    <w:rsid w:val="00131E9E"/>
    <w:rsid w:val="00132184"/>
    <w:rsid w:val="00132480"/>
    <w:rsid w:val="00132660"/>
    <w:rsid w:val="00133712"/>
    <w:rsid w:val="001339BD"/>
    <w:rsid w:val="00133A18"/>
    <w:rsid w:val="00134EFC"/>
    <w:rsid w:val="00135958"/>
    <w:rsid w:val="00136E9D"/>
    <w:rsid w:val="001370B1"/>
    <w:rsid w:val="001379D4"/>
    <w:rsid w:val="00137E42"/>
    <w:rsid w:val="00141A9A"/>
    <w:rsid w:val="00143533"/>
    <w:rsid w:val="001438CB"/>
    <w:rsid w:val="00144293"/>
    <w:rsid w:val="00144931"/>
    <w:rsid w:val="001449A0"/>
    <w:rsid w:val="00144E3F"/>
    <w:rsid w:val="00146084"/>
    <w:rsid w:val="001465D8"/>
    <w:rsid w:val="00146AF0"/>
    <w:rsid w:val="001502D8"/>
    <w:rsid w:val="00150872"/>
    <w:rsid w:val="001510BA"/>
    <w:rsid w:val="0015187D"/>
    <w:rsid w:val="0015232D"/>
    <w:rsid w:val="001526E6"/>
    <w:rsid w:val="00152C68"/>
    <w:rsid w:val="00153C43"/>
    <w:rsid w:val="00154191"/>
    <w:rsid w:val="0015565F"/>
    <w:rsid w:val="00155973"/>
    <w:rsid w:val="00156B81"/>
    <w:rsid w:val="00156FEF"/>
    <w:rsid w:val="00157B3D"/>
    <w:rsid w:val="00157F19"/>
    <w:rsid w:val="0016030B"/>
    <w:rsid w:val="00161485"/>
    <w:rsid w:val="00162092"/>
    <w:rsid w:val="0016211D"/>
    <w:rsid w:val="001626ED"/>
    <w:rsid w:val="001627E3"/>
    <w:rsid w:val="00163A9B"/>
    <w:rsid w:val="00164724"/>
    <w:rsid w:val="001649AD"/>
    <w:rsid w:val="00164D61"/>
    <w:rsid w:val="00165AA8"/>
    <w:rsid w:val="00165E25"/>
    <w:rsid w:val="001700AC"/>
    <w:rsid w:val="00171E07"/>
    <w:rsid w:val="00172908"/>
    <w:rsid w:val="00172B06"/>
    <w:rsid w:val="00172EBF"/>
    <w:rsid w:val="001733FC"/>
    <w:rsid w:val="0017396C"/>
    <w:rsid w:val="00175792"/>
    <w:rsid w:val="001757C4"/>
    <w:rsid w:val="00176394"/>
    <w:rsid w:val="0017716A"/>
    <w:rsid w:val="00177471"/>
    <w:rsid w:val="00177D52"/>
    <w:rsid w:val="001819E3"/>
    <w:rsid w:val="00181FA2"/>
    <w:rsid w:val="00182123"/>
    <w:rsid w:val="001828DC"/>
    <w:rsid w:val="00182CA3"/>
    <w:rsid w:val="00182ED9"/>
    <w:rsid w:val="0018300D"/>
    <w:rsid w:val="0018353E"/>
    <w:rsid w:val="0018375B"/>
    <w:rsid w:val="001837CC"/>
    <w:rsid w:val="001847EF"/>
    <w:rsid w:val="00185174"/>
    <w:rsid w:val="00187827"/>
    <w:rsid w:val="00187BFF"/>
    <w:rsid w:val="00190DC1"/>
    <w:rsid w:val="001917A3"/>
    <w:rsid w:val="00192264"/>
    <w:rsid w:val="00193EA9"/>
    <w:rsid w:val="0019415A"/>
    <w:rsid w:val="00194393"/>
    <w:rsid w:val="00194A2B"/>
    <w:rsid w:val="00195CD9"/>
    <w:rsid w:val="001964BB"/>
    <w:rsid w:val="0019789E"/>
    <w:rsid w:val="001A0207"/>
    <w:rsid w:val="001A2483"/>
    <w:rsid w:val="001A43B1"/>
    <w:rsid w:val="001A4A1D"/>
    <w:rsid w:val="001A5658"/>
    <w:rsid w:val="001A5768"/>
    <w:rsid w:val="001A64FD"/>
    <w:rsid w:val="001A7302"/>
    <w:rsid w:val="001A7531"/>
    <w:rsid w:val="001B0DAB"/>
    <w:rsid w:val="001B1384"/>
    <w:rsid w:val="001B1650"/>
    <w:rsid w:val="001B2B0F"/>
    <w:rsid w:val="001B35E4"/>
    <w:rsid w:val="001B39AD"/>
    <w:rsid w:val="001B4688"/>
    <w:rsid w:val="001B621F"/>
    <w:rsid w:val="001B6533"/>
    <w:rsid w:val="001B7BB7"/>
    <w:rsid w:val="001C0842"/>
    <w:rsid w:val="001C0ABB"/>
    <w:rsid w:val="001C1A56"/>
    <w:rsid w:val="001C26DC"/>
    <w:rsid w:val="001C2F3E"/>
    <w:rsid w:val="001C30E6"/>
    <w:rsid w:val="001C362C"/>
    <w:rsid w:val="001C6A47"/>
    <w:rsid w:val="001C6CA5"/>
    <w:rsid w:val="001D006D"/>
    <w:rsid w:val="001D00DF"/>
    <w:rsid w:val="001D02BF"/>
    <w:rsid w:val="001D0660"/>
    <w:rsid w:val="001D1589"/>
    <w:rsid w:val="001D3337"/>
    <w:rsid w:val="001D354A"/>
    <w:rsid w:val="001D39B7"/>
    <w:rsid w:val="001D4285"/>
    <w:rsid w:val="001D4376"/>
    <w:rsid w:val="001D5584"/>
    <w:rsid w:val="001D5BB4"/>
    <w:rsid w:val="001D5D34"/>
    <w:rsid w:val="001D6091"/>
    <w:rsid w:val="001D626A"/>
    <w:rsid w:val="001D6BA7"/>
    <w:rsid w:val="001D7143"/>
    <w:rsid w:val="001D73A8"/>
    <w:rsid w:val="001E18AA"/>
    <w:rsid w:val="001E1FD7"/>
    <w:rsid w:val="001E2502"/>
    <w:rsid w:val="001E4541"/>
    <w:rsid w:val="001E4C89"/>
    <w:rsid w:val="001E5FA3"/>
    <w:rsid w:val="001E6ABE"/>
    <w:rsid w:val="001E6F00"/>
    <w:rsid w:val="001F1BFC"/>
    <w:rsid w:val="001F1FD5"/>
    <w:rsid w:val="001F2062"/>
    <w:rsid w:val="001F2333"/>
    <w:rsid w:val="001F297F"/>
    <w:rsid w:val="001F4176"/>
    <w:rsid w:val="001F540A"/>
    <w:rsid w:val="001F584E"/>
    <w:rsid w:val="001F596C"/>
    <w:rsid w:val="001F5CB9"/>
    <w:rsid w:val="001F7145"/>
    <w:rsid w:val="00200002"/>
    <w:rsid w:val="002030D2"/>
    <w:rsid w:val="00204B04"/>
    <w:rsid w:val="0020558D"/>
    <w:rsid w:val="00205608"/>
    <w:rsid w:val="0020614C"/>
    <w:rsid w:val="002064D8"/>
    <w:rsid w:val="002079C7"/>
    <w:rsid w:val="00207FD2"/>
    <w:rsid w:val="002112A7"/>
    <w:rsid w:val="0021136E"/>
    <w:rsid w:val="00211EAA"/>
    <w:rsid w:val="00212972"/>
    <w:rsid w:val="00212CB8"/>
    <w:rsid w:val="00213E47"/>
    <w:rsid w:val="0021443A"/>
    <w:rsid w:val="002161BC"/>
    <w:rsid w:val="00216B12"/>
    <w:rsid w:val="00216DDC"/>
    <w:rsid w:val="00217899"/>
    <w:rsid w:val="00217929"/>
    <w:rsid w:val="00220212"/>
    <w:rsid w:val="002203B3"/>
    <w:rsid w:val="0022072A"/>
    <w:rsid w:val="0022074A"/>
    <w:rsid w:val="00222419"/>
    <w:rsid w:val="00222CD8"/>
    <w:rsid w:val="00222DFE"/>
    <w:rsid w:val="00223343"/>
    <w:rsid w:val="00224299"/>
    <w:rsid w:val="0022495D"/>
    <w:rsid w:val="0022553A"/>
    <w:rsid w:val="002261D0"/>
    <w:rsid w:val="00227608"/>
    <w:rsid w:val="00230843"/>
    <w:rsid w:val="00231064"/>
    <w:rsid w:val="0023178E"/>
    <w:rsid w:val="00231A49"/>
    <w:rsid w:val="00231BF3"/>
    <w:rsid w:val="00232414"/>
    <w:rsid w:val="00232473"/>
    <w:rsid w:val="00232A1B"/>
    <w:rsid w:val="00233704"/>
    <w:rsid w:val="00234979"/>
    <w:rsid w:val="002354CE"/>
    <w:rsid w:val="00236028"/>
    <w:rsid w:val="00236CAD"/>
    <w:rsid w:val="0023B66B"/>
    <w:rsid w:val="00240B5C"/>
    <w:rsid w:val="00240DB6"/>
    <w:rsid w:val="00240DF5"/>
    <w:rsid w:val="0024160C"/>
    <w:rsid w:val="00241695"/>
    <w:rsid w:val="002421EF"/>
    <w:rsid w:val="002423E0"/>
    <w:rsid w:val="00242A70"/>
    <w:rsid w:val="00243CF7"/>
    <w:rsid w:val="00243DA4"/>
    <w:rsid w:val="00244728"/>
    <w:rsid w:val="00245107"/>
    <w:rsid w:val="00245789"/>
    <w:rsid w:val="00246831"/>
    <w:rsid w:val="00246C36"/>
    <w:rsid w:val="00247A62"/>
    <w:rsid w:val="00247D14"/>
    <w:rsid w:val="00250097"/>
    <w:rsid w:val="00250A20"/>
    <w:rsid w:val="00250ED8"/>
    <w:rsid w:val="00251102"/>
    <w:rsid w:val="00251979"/>
    <w:rsid w:val="00252C49"/>
    <w:rsid w:val="00252E90"/>
    <w:rsid w:val="00252F87"/>
    <w:rsid w:val="00254C02"/>
    <w:rsid w:val="00254DF4"/>
    <w:rsid w:val="0025554F"/>
    <w:rsid w:val="00257189"/>
    <w:rsid w:val="0025764D"/>
    <w:rsid w:val="002576EB"/>
    <w:rsid w:val="00260661"/>
    <w:rsid w:val="002613E7"/>
    <w:rsid w:val="002615A5"/>
    <w:rsid w:val="002615D4"/>
    <w:rsid w:val="00261B7F"/>
    <w:rsid w:val="0026259D"/>
    <w:rsid w:val="0026300D"/>
    <w:rsid w:val="00263A77"/>
    <w:rsid w:val="00264117"/>
    <w:rsid w:val="00264590"/>
    <w:rsid w:val="002649D5"/>
    <w:rsid w:val="00264DFC"/>
    <w:rsid w:val="0026589B"/>
    <w:rsid w:val="0026634C"/>
    <w:rsid w:val="00266B3E"/>
    <w:rsid w:val="00266B45"/>
    <w:rsid w:val="0027198C"/>
    <w:rsid w:val="00272072"/>
    <w:rsid w:val="00272164"/>
    <w:rsid w:val="00272402"/>
    <w:rsid w:val="00273089"/>
    <w:rsid w:val="002731FE"/>
    <w:rsid w:val="00273551"/>
    <w:rsid w:val="00273879"/>
    <w:rsid w:val="00274BE2"/>
    <w:rsid w:val="00275A57"/>
    <w:rsid w:val="0027642F"/>
    <w:rsid w:val="00277219"/>
    <w:rsid w:val="00277A80"/>
    <w:rsid w:val="00280D9D"/>
    <w:rsid w:val="002815B4"/>
    <w:rsid w:val="002830BA"/>
    <w:rsid w:val="00283245"/>
    <w:rsid w:val="00283375"/>
    <w:rsid w:val="00283B3B"/>
    <w:rsid w:val="002847AF"/>
    <w:rsid w:val="00284873"/>
    <w:rsid w:val="00284FC7"/>
    <w:rsid w:val="002851BB"/>
    <w:rsid w:val="002851F5"/>
    <w:rsid w:val="002862D9"/>
    <w:rsid w:val="00287336"/>
    <w:rsid w:val="00287E4B"/>
    <w:rsid w:val="00287E4E"/>
    <w:rsid w:val="0029100E"/>
    <w:rsid w:val="00291AFC"/>
    <w:rsid w:val="002932F9"/>
    <w:rsid w:val="002934F6"/>
    <w:rsid w:val="002978CD"/>
    <w:rsid w:val="002A0306"/>
    <w:rsid w:val="002A0545"/>
    <w:rsid w:val="002A0811"/>
    <w:rsid w:val="002A238D"/>
    <w:rsid w:val="002A25E6"/>
    <w:rsid w:val="002A283E"/>
    <w:rsid w:val="002A2D6A"/>
    <w:rsid w:val="002A2F6F"/>
    <w:rsid w:val="002A3235"/>
    <w:rsid w:val="002A336D"/>
    <w:rsid w:val="002A5563"/>
    <w:rsid w:val="002A5B49"/>
    <w:rsid w:val="002A5C53"/>
    <w:rsid w:val="002B1AEB"/>
    <w:rsid w:val="002B1E43"/>
    <w:rsid w:val="002B2C30"/>
    <w:rsid w:val="002B3DC0"/>
    <w:rsid w:val="002B3ECA"/>
    <w:rsid w:val="002B56C0"/>
    <w:rsid w:val="002B5D01"/>
    <w:rsid w:val="002B7A97"/>
    <w:rsid w:val="002C0037"/>
    <w:rsid w:val="002C0738"/>
    <w:rsid w:val="002C0ECF"/>
    <w:rsid w:val="002C12B1"/>
    <w:rsid w:val="002C3361"/>
    <w:rsid w:val="002C356F"/>
    <w:rsid w:val="002C4387"/>
    <w:rsid w:val="002C43EC"/>
    <w:rsid w:val="002C5301"/>
    <w:rsid w:val="002C715E"/>
    <w:rsid w:val="002C76ED"/>
    <w:rsid w:val="002C7973"/>
    <w:rsid w:val="002C79BB"/>
    <w:rsid w:val="002C7A6F"/>
    <w:rsid w:val="002D021F"/>
    <w:rsid w:val="002D045E"/>
    <w:rsid w:val="002D0D6F"/>
    <w:rsid w:val="002D14DB"/>
    <w:rsid w:val="002D1CF3"/>
    <w:rsid w:val="002D36D8"/>
    <w:rsid w:val="002D3C16"/>
    <w:rsid w:val="002D4822"/>
    <w:rsid w:val="002D62AA"/>
    <w:rsid w:val="002D633A"/>
    <w:rsid w:val="002D6A2C"/>
    <w:rsid w:val="002D7936"/>
    <w:rsid w:val="002D7D0F"/>
    <w:rsid w:val="002D7EB3"/>
    <w:rsid w:val="002E0ECA"/>
    <w:rsid w:val="002E1CB7"/>
    <w:rsid w:val="002E2E94"/>
    <w:rsid w:val="002E4715"/>
    <w:rsid w:val="002E5B58"/>
    <w:rsid w:val="002E6048"/>
    <w:rsid w:val="002E6429"/>
    <w:rsid w:val="002E65FF"/>
    <w:rsid w:val="002E66B7"/>
    <w:rsid w:val="002E7B7D"/>
    <w:rsid w:val="002F0C3C"/>
    <w:rsid w:val="002F0D49"/>
    <w:rsid w:val="002F13D6"/>
    <w:rsid w:val="002F1A47"/>
    <w:rsid w:val="002F2842"/>
    <w:rsid w:val="002F3BC6"/>
    <w:rsid w:val="002F4E6D"/>
    <w:rsid w:val="002F6CA4"/>
    <w:rsid w:val="002F769C"/>
    <w:rsid w:val="002F78F6"/>
    <w:rsid w:val="002F7E20"/>
    <w:rsid w:val="002F7F36"/>
    <w:rsid w:val="00300C73"/>
    <w:rsid w:val="00300EFF"/>
    <w:rsid w:val="003020F8"/>
    <w:rsid w:val="003023F7"/>
    <w:rsid w:val="0030292E"/>
    <w:rsid w:val="003035A3"/>
    <w:rsid w:val="0030376B"/>
    <w:rsid w:val="003042EA"/>
    <w:rsid w:val="00304339"/>
    <w:rsid w:val="003052F6"/>
    <w:rsid w:val="003053BB"/>
    <w:rsid w:val="00305DE9"/>
    <w:rsid w:val="00306FE9"/>
    <w:rsid w:val="003073B8"/>
    <w:rsid w:val="003105E2"/>
    <w:rsid w:val="00310C21"/>
    <w:rsid w:val="003124CD"/>
    <w:rsid w:val="00312C20"/>
    <w:rsid w:val="00313157"/>
    <w:rsid w:val="00314815"/>
    <w:rsid w:val="0031530E"/>
    <w:rsid w:val="00315523"/>
    <w:rsid w:val="00316141"/>
    <w:rsid w:val="0031650C"/>
    <w:rsid w:val="00316F5B"/>
    <w:rsid w:val="00317B65"/>
    <w:rsid w:val="00317B72"/>
    <w:rsid w:val="003222C9"/>
    <w:rsid w:val="00322460"/>
    <w:rsid w:val="00322521"/>
    <w:rsid w:val="003229A3"/>
    <w:rsid w:val="00323681"/>
    <w:rsid w:val="00323A3E"/>
    <w:rsid w:val="00323F0F"/>
    <w:rsid w:val="00326189"/>
    <w:rsid w:val="00326343"/>
    <w:rsid w:val="00326694"/>
    <w:rsid w:val="00327097"/>
    <w:rsid w:val="003303BB"/>
    <w:rsid w:val="00330B7D"/>
    <w:rsid w:val="00331B54"/>
    <w:rsid w:val="00332832"/>
    <w:rsid w:val="00334A7B"/>
    <w:rsid w:val="00335AA0"/>
    <w:rsid w:val="00335BE4"/>
    <w:rsid w:val="00336A2B"/>
    <w:rsid w:val="00340AD8"/>
    <w:rsid w:val="00342503"/>
    <w:rsid w:val="003437A1"/>
    <w:rsid w:val="00343ED7"/>
    <w:rsid w:val="0034512F"/>
    <w:rsid w:val="00345229"/>
    <w:rsid w:val="00345558"/>
    <w:rsid w:val="003458AF"/>
    <w:rsid w:val="0034643C"/>
    <w:rsid w:val="00346734"/>
    <w:rsid w:val="0034693A"/>
    <w:rsid w:val="00346EA2"/>
    <w:rsid w:val="003475D0"/>
    <w:rsid w:val="003477E3"/>
    <w:rsid w:val="00347F38"/>
    <w:rsid w:val="00350F67"/>
    <w:rsid w:val="00351137"/>
    <w:rsid w:val="003520F1"/>
    <w:rsid w:val="003521D9"/>
    <w:rsid w:val="00353164"/>
    <w:rsid w:val="0035598F"/>
    <w:rsid w:val="0035600C"/>
    <w:rsid w:val="00356CBC"/>
    <w:rsid w:val="00356F27"/>
    <w:rsid w:val="0036097D"/>
    <w:rsid w:val="00360D46"/>
    <w:rsid w:val="0036170D"/>
    <w:rsid w:val="00361F0F"/>
    <w:rsid w:val="003623FB"/>
    <w:rsid w:val="0036258B"/>
    <w:rsid w:val="00362D48"/>
    <w:rsid w:val="00363EE2"/>
    <w:rsid w:val="00364E7D"/>
    <w:rsid w:val="003655D8"/>
    <w:rsid w:val="00365AEF"/>
    <w:rsid w:val="00365E8C"/>
    <w:rsid w:val="00366CBD"/>
    <w:rsid w:val="00367ED0"/>
    <w:rsid w:val="0037142A"/>
    <w:rsid w:val="00371C45"/>
    <w:rsid w:val="0037512D"/>
    <w:rsid w:val="00375728"/>
    <w:rsid w:val="0037586C"/>
    <w:rsid w:val="00376608"/>
    <w:rsid w:val="00380755"/>
    <w:rsid w:val="00381B15"/>
    <w:rsid w:val="0038210A"/>
    <w:rsid w:val="00382115"/>
    <w:rsid w:val="00383C4E"/>
    <w:rsid w:val="00384423"/>
    <w:rsid w:val="00384CA5"/>
    <w:rsid w:val="00385260"/>
    <w:rsid w:val="0038534A"/>
    <w:rsid w:val="00385A65"/>
    <w:rsid w:val="0038756D"/>
    <w:rsid w:val="00387B07"/>
    <w:rsid w:val="00390124"/>
    <w:rsid w:val="00391114"/>
    <w:rsid w:val="003921B8"/>
    <w:rsid w:val="003921DA"/>
    <w:rsid w:val="0039337A"/>
    <w:rsid w:val="00393A2A"/>
    <w:rsid w:val="003946F7"/>
    <w:rsid w:val="0039562C"/>
    <w:rsid w:val="0039582A"/>
    <w:rsid w:val="0039703A"/>
    <w:rsid w:val="0039733B"/>
    <w:rsid w:val="00397D74"/>
    <w:rsid w:val="00397F21"/>
    <w:rsid w:val="003A02AA"/>
    <w:rsid w:val="003A173B"/>
    <w:rsid w:val="003A17EF"/>
    <w:rsid w:val="003A185C"/>
    <w:rsid w:val="003A2201"/>
    <w:rsid w:val="003A33EC"/>
    <w:rsid w:val="003A46EC"/>
    <w:rsid w:val="003A4F51"/>
    <w:rsid w:val="003A5E42"/>
    <w:rsid w:val="003A63E7"/>
    <w:rsid w:val="003B13A8"/>
    <w:rsid w:val="003B2C94"/>
    <w:rsid w:val="003B3198"/>
    <w:rsid w:val="003B3C28"/>
    <w:rsid w:val="003B3E50"/>
    <w:rsid w:val="003B4242"/>
    <w:rsid w:val="003B46F9"/>
    <w:rsid w:val="003B4C96"/>
    <w:rsid w:val="003B4ED6"/>
    <w:rsid w:val="003B5471"/>
    <w:rsid w:val="003B6051"/>
    <w:rsid w:val="003B6E2F"/>
    <w:rsid w:val="003B7ED4"/>
    <w:rsid w:val="003C0B51"/>
    <w:rsid w:val="003C0DEC"/>
    <w:rsid w:val="003C134C"/>
    <w:rsid w:val="003C1535"/>
    <w:rsid w:val="003C22BF"/>
    <w:rsid w:val="003C2AE5"/>
    <w:rsid w:val="003C510A"/>
    <w:rsid w:val="003C5982"/>
    <w:rsid w:val="003C6FDC"/>
    <w:rsid w:val="003C72AB"/>
    <w:rsid w:val="003C77B4"/>
    <w:rsid w:val="003D1C38"/>
    <w:rsid w:val="003D1F1F"/>
    <w:rsid w:val="003D1F91"/>
    <w:rsid w:val="003D20A1"/>
    <w:rsid w:val="003D20C2"/>
    <w:rsid w:val="003D32E5"/>
    <w:rsid w:val="003D3541"/>
    <w:rsid w:val="003D36E1"/>
    <w:rsid w:val="003D3766"/>
    <w:rsid w:val="003D4957"/>
    <w:rsid w:val="003D554C"/>
    <w:rsid w:val="003D69FD"/>
    <w:rsid w:val="003D7215"/>
    <w:rsid w:val="003D7CB2"/>
    <w:rsid w:val="003E086F"/>
    <w:rsid w:val="003E1DBC"/>
    <w:rsid w:val="003E3857"/>
    <w:rsid w:val="003E46B0"/>
    <w:rsid w:val="003E4AB8"/>
    <w:rsid w:val="003E5BC3"/>
    <w:rsid w:val="003E679E"/>
    <w:rsid w:val="003E6C13"/>
    <w:rsid w:val="003E7F8B"/>
    <w:rsid w:val="003F1CCF"/>
    <w:rsid w:val="003F2B41"/>
    <w:rsid w:val="003F3610"/>
    <w:rsid w:val="003F374C"/>
    <w:rsid w:val="003F492F"/>
    <w:rsid w:val="003F4D28"/>
    <w:rsid w:val="003F59DC"/>
    <w:rsid w:val="003F5B6C"/>
    <w:rsid w:val="003F6074"/>
    <w:rsid w:val="003F68B9"/>
    <w:rsid w:val="003F7047"/>
    <w:rsid w:val="003F7B93"/>
    <w:rsid w:val="004008BE"/>
    <w:rsid w:val="00400DDB"/>
    <w:rsid w:val="00401BF2"/>
    <w:rsid w:val="004023BC"/>
    <w:rsid w:val="00402AC9"/>
    <w:rsid w:val="0040352E"/>
    <w:rsid w:val="004053F0"/>
    <w:rsid w:val="00405AC1"/>
    <w:rsid w:val="00405F17"/>
    <w:rsid w:val="00406110"/>
    <w:rsid w:val="00407764"/>
    <w:rsid w:val="00407D36"/>
    <w:rsid w:val="0041044F"/>
    <w:rsid w:val="00410ACE"/>
    <w:rsid w:val="00411B7D"/>
    <w:rsid w:val="004139B5"/>
    <w:rsid w:val="0041440B"/>
    <w:rsid w:val="00415120"/>
    <w:rsid w:val="004163AC"/>
    <w:rsid w:val="004165EB"/>
    <w:rsid w:val="004210FA"/>
    <w:rsid w:val="00421768"/>
    <w:rsid w:val="00422A29"/>
    <w:rsid w:val="00422D2E"/>
    <w:rsid w:val="0042412B"/>
    <w:rsid w:val="00424DDF"/>
    <w:rsid w:val="00425122"/>
    <w:rsid w:val="00425550"/>
    <w:rsid w:val="0042606B"/>
    <w:rsid w:val="0042644A"/>
    <w:rsid w:val="00426E10"/>
    <w:rsid w:val="00427238"/>
    <w:rsid w:val="0042736F"/>
    <w:rsid w:val="00431278"/>
    <w:rsid w:val="00431DA3"/>
    <w:rsid w:val="004342ED"/>
    <w:rsid w:val="0043526C"/>
    <w:rsid w:val="00437849"/>
    <w:rsid w:val="00437EF5"/>
    <w:rsid w:val="004415CF"/>
    <w:rsid w:val="004420E4"/>
    <w:rsid w:val="0044253C"/>
    <w:rsid w:val="0044254C"/>
    <w:rsid w:val="00442736"/>
    <w:rsid w:val="00442DB8"/>
    <w:rsid w:val="00442E0E"/>
    <w:rsid w:val="004453EB"/>
    <w:rsid w:val="00445B4F"/>
    <w:rsid w:val="004512C1"/>
    <w:rsid w:val="00451A4E"/>
    <w:rsid w:val="00451FEE"/>
    <w:rsid w:val="00452ACA"/>
    <w:rsid w:val="00453297"/>
    <w:rsid w:val="00453B58"/>
    <w:rsid w:val="004546B2"/>
    <w:rsid w:val="004549E0"/>
    <w:rsid w:val="004556E6"/>
    <w:rsid w:val="00455C2E"/>
    <w:rsid w:val="00456565"/>
    <w:rsid w:val="00460458"/>
    <w:rsid w:val="004605FB"/>
    <w:rsid w:val="0046190A"/>
    <w:rsid w:val="00461B88"/>
    <w:rsid w:val="00462552"/>
    <w:rsid w:val="00463B04"/>
    <w:rsid w:val="00463C3E"/>
    <w:rsid w:val="00464ACF"/>
    <w:rsid w:val="00464B5D"/>
    <w:rsid w:val="00464BD8"/>
    <w:rsid w:val="0046526B"/>
    <w:rsid w:val="0046574D"/>
    <w:rsid w:val="00465B3A"/>
    <w:rsid w:val="00466A35"/>
    <w:rsid w:val="00467997"/>
    <w:rsid w:val="00470136"/>
    <w:rsid w:val="00470763"/>
    <w:rsid w:val="004708B4"/>
    <w:rsid w:val="004719AA"/>
    <w:rsid w:val="00471FC5"/>
    <w:rsid w:val="004725F4"/>
    <w:rsid w:val="00472952"/>
    <w:rsid w:val="00476116"/>
    <w:rsid w:val="00476221"/>
    <w:rsid w:val="00476E06"/>
    <w:rsid w:val="00477310"/>
    <w:rsid w:val="0047742D"/>
    <w:rsid w:val="00480292"/>
    <w:rsid w:val="00481C18"/>
    <w:rsid w:val="00482783"/>
    <w:rsid w:val="00482CC2"/>
    <w:rsid w:val="004840D6"/>
    <w:rsid w:val="00484D9A"/>
    <w:rsid w:val="0048653E"/>
    <w:rsid w:val="00490281"/>
    <w:rsid w:val="00490E07"/>
    <w:rsid w:val="00491CD8"/>
    <w:rsid w:val="00492C5E"/>
    <w:rsid w:val="00492D42"/>
    <w:rsid w:val="0049346F"/>
    <w:rsid w:val="0049505B"/>
    <w:rsid w:val="0049641D"/>
    <w:rsid w:val="00496920"/>
    <w:rsid w:val="00496C0C"/>
    <w:rsid w:val="00496C33"/>
    <w:rsid w:val="00497260"/>
    <w:rsid w:val="00497B3A"/>
    <w:rsid w:val="00497E44"/>
    <w:rsid w:val="004A03FE"/>
    <w:rsid w:val="004A0564"/>
    <w:rsid w:val="004A126A"/>
    <w:rsid w:val="004A1475"/>
    <w:rsid w:val="004A1CC9"/>
    <w:rsid w:val="004A2077"/>
    <w:rsid w:val="004A4BC7"/>
    <w:rsid w:val="004A4D28"/>
    <w:rsid w:val="004A5041"/>
    <w:rsid w:val="004A550C"/>
    <w:rsid w:val="004A5A57"/>
    <w:rsid w:val="004A607C"/>
    <w:rsid w:val="004A6E25"/>
    <w:rsid w:val="004A75C8"/>
    <w:rsid w:val="004B085F"/>
    <w:rsid w:val="004B1263"/>
    <w:rsid w:val="004B128E"/>
    <w:rsid w:val="004B14E3"/>
    <w:rsid w:val="004B14FE"/>
    <w:rsid w:val="004B15CF"/>
    <w:rsid w:val="004B1936"/>
    <w:rsid w:val="004B2B53"/>
    <w:rsid w:val="004B3043"/>
    <w:rsid w:val="004B341B"/>
    <w:rsid w:val="004B3456"/>
    <w:rsid w:val="004B4321"/>
    <w:rsid w:val="004B4FD2"/>
    <w:rsid w:val="004B558F"/>
    <w:rsid w:val="004B6C84"/>
    <w:rsid w:val="004B7059"/>
    <w:rsid w:val="004C0AEB"/>
    <w:rsid w:val="004C0FB6"/>
    <w:rsid w:val="004C1F4B"/>
    <w:rsid w:val="004C70C5"/>
    <w:rsid w:val="004C7248"/>
    <w:rsid w:val="004C7CB3"/>
    <w:rsid w:val="004D1013"/>
    <w:rsid w:val="004D3803"/>
    <w:rsid w:val="004D4270"/>
    <w:rsid w:val="004D43D3"/>
    <w:rsid w:val="004D495E"/>
    <w:rsid w:val="004D49ED"/>
    <w:rsid w:val="004D4C2A"/>
    <w:rsid w:val="004D56DB"/>
    <w:rsid w:val="004D78D7"/>
    <w:rsid w:val="004E019D"/>
    <w:rsid w:val="004E0E44"/>
    <w:rsid w:val="004E2C18"/>
    <w:rsid w:val="004E2E2F"/>
    <w:rsid w:val="004E3370"/>
    <w:rsid w:val="004E33DD"/>
    <w:rsid w:val="004E3747"/>
    <w:rsid w:val="004E4988"/>
    <w:rsid w:val="004E4AA9"/>
    <w:rsid w:val="004E4F13"/>
    <w:rsid w:val="004E5F1A"/>
    <w:rsid w:val="004E7754"/>
    <w:rsid w:val="004F0545"/>
    <w:rsid w:val="004F0B90"/>
    <w:rsid w:val="004F2032"/>
    <w:rsid w:val="004F23CB"/>
    <w:rsid w:val="004F2A09"/>
    <w:rsid w:val="004F33BA"/>
    <w:rsid w:val="004F35EE"/>
    <w:rsid w:val="004F456B"/>
    <w:rsid w:val="004F45F2"/>
    <w:rsid w:val="004F47BB"/>
    <w:rsid w:val="004F5043"/>
    <w:rsid w:val="004F5972"/>
    <w:rsid w:val="004F5A23"/>
    <w:rsid w:val="004F69F9"/>
    <w:rsid w:val="004F7BE7"/>
    <w:rsid w:val="004F7E6D"/>
    <w:rsid w:val="00500F4C"/>
    <w:rsid w:val="00502537"/>
    <w:rsid w:val="00502FD9"/>
    <w:rsid w:val="005047FD"/>
    <w:rsid w:val="00504A85"/>
    <w:rsid w:val="00504B99"/>
    <w:rsid w:val="00505858"/>
    <w:rsid w:val="00505E4C"/>
    <w:rsid w:val="00507651"/>
    <w:rsid w:val="00507E5B"/>
    <w:rsid w:val="0051015D"/>
    <w:rsid w:val="005103C9"/>
    <w:rsid w:val="0051103E"/>
    <w:rsid w:val="00511341"/>
    <w:rsid w:val="005135C4"/>
    <w:rsid w:val="00513670"/>
    <w:rsid w:val="00513E3E"/>
    <w:rsid w:val="00514132"/>
    <w:rsid w:val="00514210"/>
    <w:rsid w:val="00515045"/>
    <w:rsid w:val="005152E8"/>
    <w:rsid w:val="005154A9"/>
    <w:rsid w:val="0051558E"/>
    <w:rsid w:val="00515CBE"/>
    <w:rsid w:val="0051690A"/>
    <w:rsid w:val="00517BB2"/>
    <w:rsid w:val="00520C19"/>
    <w:rsid w:val="00521006"/>
    <w:rsid w:val="00522FBE"/>
    <w:rsid w:val="00523603"/>
    <w:rsid w:val="0052365F"/>
    <w:rsid w:val="0052516D"/>
    <w:rsid w:val="005255CA"/>
    <w:rsid w:val="0052566B"/>
    <w:rsid w:val="00525A5C"/>
    <w:rsid w:val="00526367"/>
    <w:rsid w:val="00527AF6"/>
    <w:rsid w:val="00527DD4"/>
    <w:rsid w:val="00530DF8"/>
    <w:rsid w:val="00531A3B"/>
    <w:rsid w:val="00531CEE"/>
    <w:rsid w:val="00532820"/>
    <w:rsid w:val="00532B39"/>
    <w:rsid w:val="00533550"/>
    <w:rsid w:val="005353C3"/>
    <w:rsid w:val="00535429"/>
    <w:rsid w:val="00535864"/>
    <w:rsid w:val="0053589E"/>
    <w:rsid w:val="00535A23"/>
    <w:rsid w:val="00536BA4"/>
    <w:rsid w:val="0053738C"/>
    <w:rsid w:val="0054032A"/>
    <w:rsid w:val="005404B3"/>
    <w:rsid w:val="0054179E"/>
    <w:rsid w:val="00541917"/>
    <w:rsid w:val="00541A21"/>
    <w:rsid w:val="00541AB7"/>
    <w:rsid w:val="00541ECE"/>
    <w:rsid w:val="005421F3"/>
    <w:rsid w:val="00542254"/>
    <w:rsid w:val="005425C1"/>
    <w:rsid w:val="00543A90"/>
    <w:rsid w:val="0054404C"/>
    <w:rsid w:val="00544A51"/>
    <w:rsid w:val="00544DC0"/>
    <w:rsid w:val="00545143"/>
    <w:rsid w:val="00545865"/>
    <w:rsid w:val="00545994"/>
    <w:rsid w:val="005464BC"/>
    <w:rsid w:val="00547261"/>
    <w:rsid w:val="00547BCE"/>
    <w:rsid w:val="00547C19"/>
    <w:rsid w:val="00550461"/>
    <w:rsid w:val="005508B9"/>
    <w:rsid w:val="005515B0"/>
    <w:rsid w:val="00551652"/>
    <w:rsid w:val="00551D33"/>
    <w:rsid w:val="00553239"/>
    <w:rsid w:val="0055344A"/>
    <w:rsid w:val="005542B7"/>
    <w:rsid w:val="0055712D"/>
    <w:rsid w:val="00557BB5"/>
    <w:rsid w:val="00560B08"/>
    <w:rsid w:val="00562086"/>
    <w:rsid w:val="005625F9"/>
    <w:rsid w:val="00562BF2"/>
    <w:rsid w:val="00564021"/>
    <w:rsid w:val="00564619"/>
    <w:rsid w:val="00566921"/>
    <w:rsid w:val="0056762A"/>
    <w:rsid w:val="00567AF8"/>
    <w:rsid w:val="00567D66"/>
    <w:rsid w:val="0057017C"/>
    <w:rsid w:val="00570BCE"/>
    <w:rsid w:val="00571E93"/>
    <w:rsid w:val="005729E9"/>
    <w:rsid w:val="00572CBF"/>
    <w:rsid w:val="00572DDD"/>
    <w:rsid w:val="005737D6"/>
    <w:rsid w:val="005754BD"/>
    <w:rsid w:val="0057552B"/>
    <w:rsid w:val="00575697"/>
    <w:rsid w:val="00576137"/>
    <w:rsid w:val="00580770"/>
    <w:rsid w:val="00580A44"/>
    <w:rsid w:val="00580BC8"/>
    <w:rsid w:val="0058109B"/>
    <w:rsid w:val="00581C98"/>
    <w:rsid w:val="00581D06"/>
    <w:rsid w:val="0058216D"/>
    <w:rsid w:val="0058280A"/>
    <w:rsid w:val="00582F92"/>
    <w:rsid w:val="005845BF"/>
    <w:rsid w:val="00584856"/>
    <w:rsid w:val="00584930"/>
    <w:rsid w:val="00584A16"/>
    <w:rsid w:val="0058511F"/>
    <w:rsid w:val="00585602"/>
    <w:rsid w:val="005863D5"/>
    <w:rsid w:val="0058677D"/>
    <w:rsid w:val="00586E66"/>
    <w:rsid w:val="0058722B"/>
    <w:rsid w:val="005876CB"/>
    <w:rsid w:val="0058786E"/>
    <w:rsid w:val="00587912"/>
    <w:rsid w:val="00587CC6"/>
    <w:rsid w:val="00587ED3"/>
    <w:rsid w:val="00593D89"/>
    <w:rsid w:val="0059439B"/>
    <w:rsid w:val="0059452B"/>
    <w:rsid w:val="00594BB5"/>
    <w:rsid w:val="00594E09"/>
    <w:rsid w:val="005951F4"/>
    <w:rsid w:val="005958D3"/>
    <w:rsid w:val="00596128"/>
    <w:rsid w:val="0059717C"/>
    <w:rsid w:val="005A02D7"/>
    <w:rsid w:val="005A0493"/>
    <w:rsid w:val="005A04C0"/>
    <w:rsid w:val="005A0F30"/>
    <w:rsid w:val="005A1313"/>
    <w:rsid w:val="005A1899"/>
    <w:rsid w:val="005A2AD8"/>
    <w:rsid w:val="005A39D1"/>
    <w:rsid w:val="005A48C4"/>
    <w:rsid w:val="005A611A"/>
    <w:rsid w:val="005A7AB6"/>
    <w:rsid w:val="005A7E36"/>
    <w:rsid w:val="005B1BEB"/>
    <w:rsid w:val="005B2516"/>
    <w:rsid w:val="005B3670"/>
    <w:rsid w:val="005B4D90"/>
    <w:rsid w:val="005B5448"/>
    <w:rsid w:val="005B5515"/>
    <w:rsid w:val="005B556B"/>
    <w:rsid w:val="005B5F0F"/>
    <w:rsid w:val="005B5F6A"/>
    <w:rsid w:val="005B6681"/>
    <w:rsid w:val="005B6973"/>
    <w:rsid w:val="005B753E"/>
    <w:rsid w:val="005B7A76"/>
    <w:rsid w:val="005B7F23"/>
    <w:rsid w:val="005C05DB"/>
    <w:rsid w:val="005C0B9C"/>
    <w:rsid w:val="005C0E98"/>
    <w:rsid w:val="005C157F"/>
    <w:rsid w:val="005C1CB7"/>
    <w:rsid w:val="005C2641"/>
    <w:rsid w:val="005C4D14"/>
    <w:rsid w:val="005C546B"/>
    <w:rsid w:val="005C5C8D"/>
    <w:rsid w:val="005C61EC"/>
    <w:rsid w:val="005C6820"/>
    <w:rsid w:val="005C692F"/>
    <w:rsid w:val="005C7807"/>
    <w:rsid w:val="005D029D"/>
    <w:rsid w:val="005D0633"/>
    <w:rsid w:val="005D181D"/>
    <w:rsid w:val="005D1982"/>
    <w:rsid w:val="005D1C1D"/>
    <w:rsid w:val="005D1C68"/>
    <w:rsid w:val="005D1E0E"/>
    <w:rsid w:val="005D2BAE"/>
    <w:rsid w:val="005D2CBF"/>
    <w:rsid w:val="005D2DAA"/>
    <w:rsid w:val="005D30EC"/>
    <w:rsid w:val="005D37B9"/>
    <w:rsid w:val="005D3CB1"/>
    <w:rsid w:val="005D495D"/>
    <w:rsid w:val="005D57F8"/>
    <w:rsid w:val="005D6220"/>
    <w:rsid w:val="005D69C8"/>
    <w:rsid w:val="005D6FA3"/>
    <w:rsid w:val="005D728D"/>
    <w:rsid w:val="005E0B7C"/>
    <w:rsid w:val="005E11AE"/>
    <w:rsid w:val="005E1A17"/>
    <w:rsid w:val="005E2DC8"/>
    <w:rsid w:val="005E318B"/>
    <w:rsid w:val="005E3966"/>
    <w:rsid w:val="005E5594"/>
    <w:rsid w:val="005E717F"/>
    <w:rsid w:val="005E78BF"/>
    <w:rsid w:val="005E7970"/>
    <w:rsid w:val="005E7FC3"/>
    <w:rsid w:val="005F0951"/>
    <w:rsid w:val="005F188E"/>
    <w:rsid w:val="005F18E0"/>
    <w:rsid w:val="005F1E3C"/>
    <w:rsid w:val="005F379C"/>
    <w:rsid w:val="005F4D3A"/>
    <w:rsid w:val="005F6104"/>
    <w:rsid w:val="005F70FC"/>
    <w:rsid w:val="005F769C"/>
    <w:rsid w:val="006022BB"/>
    <w:rsid w:val="0060286D"/>
    <w:rsid w:val="00602CDB"/>
    <w:rsid w:val="00604C3B"/>
    <w:rsid w:val="00604D5D"/>
    <w:rsid w:val="00604DC5"/>
    <w:rsid w:val="00605911"/>
    <w:rsid w:val="00606EE1"/>
    <w:rsid w:val="00607835"/>
    <w:rsid w:val="00610D3C"/>
    <w:rsid w:val="00611106"/>
    <w:rsid w:val="00611263"/>
    <w:rsid w:val="00612144"/>
    <w:rsid w:val="00612A8B"/>
    <w:rsid w:val="0061309F"/>
    <w:rsid w:val="00613CDC"/>
    <w:rsid w:val="006165A1"/>
    <w:rsid w:val="00616FFC"/>
    <w:rsid w:val="00617934"/>
    <w:rsid w:val="00617BC9"/>
    <w:rsid w:val="00620029"/>
    <w:rsid w:val="00620050"/>
    <w:rsid w:val="0062060E"/>
    <w:rsid w:val="00620750"/>
    <w:rsid w:val="00622DEA"/>
    <w:rsid w:val="00622E13"/>
    <w:rsid w:val="00622FF2"/>
    <w:rsid w:val="00623788"/>
    <w:rsid w:val="00623E8A"/>
    <w:rsid w:val="006248B6"/>
    <w:rsid w:val="006248CB"/>
    <w:rsid w:val="00624F4D"/>
    <w:rsid w:val="00625264"/>
    <w:rsid w:val="006255EB"/>
    <w:rsid w:val="00625E97"/>
    <w:rsid w:val="006265B1"/>
    <w:rsid w:val="00626679"/>
    <w:rsid w:val="00626AE1"/>
    <w:rsid w:val="0062731E"/>
    <w:rsid w:val="00630607"/>
    <w:rsid w:val="00631376"/>
    <w:rsid w:val="006315EA"/>
    <w:rsid w:val="00631931"/>
    <w:rsid w:val="00631FEF"/>
    <w:rsid w:val="006328AB"/>
    <w:rsid w:val="00632C29"/>
    <w:rsid w:val="00632FDB"/>
    <w:rsid w:val="006344E6"/>
    <w:rsid w:val="006347FC"/>
    <w:rsid w:val="00634C1D"/>
    <w:rsid w:val="00634CC8"/>
    <w:rsid w:val="006352A2"/>
    <w:rsid w:val="006354B5"/>
    <w:rsid w:val="006361B5"/>
    <w:rsid w:val="006361E7"/>
    <w:rsid w:val="00637074"/>
    <w:rsid w:val="00637094"/>
    <w:rsid w:val="00637868"/>
    <w:rsid w:val="0063790B"/>
    <w:rsid w:val="00637DB3"/>
    <w:rsid w:val="00640326"/>
    <w:rsid w:val="0064097A"/>
    <w:rsid w:val="00641CA1"/>
    <w:rsid w:val="006431C3"/>
    <w:rsid w:val="00643BA0"/>
    <w:rsid w:val="00645BB3"/>
    <w:rsid w:val="006466A1"/>
    <w:rsid w:val="00646D06"/>
    <w:rsid w:val="006506B9"/>
    <w:rsid w:val="00650779"/>
    <w:rsid w:val="0065248E"/>
    <w:rsid w:val="006527D4"/>
    <w:rsid w:val="006529D1"/>
    <w:rsid w:val="00653E7A"/>
    <w:rsid w:val="0065474E"/>
    <w:rsid w:val="0065512A"/>
    <w:rsid w:val="006557DF"/>
    <w:rsid w:val="006578ED"/>
    <w:rsid w:val="0065795E"/>
    <w:rsid w:val="00660012"/>
    <w:rsid w:val="00661443"/>
    <w:rsid w:val="00661755"/>
    <w:rsid w:val="0066371E"/>
    <w:rsid w:val="00663FAB"/>
    <w:rsid w:val="00664E7B"/>
    <w:rsid w:val="00665AC4"/>
    <w:rsid w:val="00667F7E"/>
    <w:rsid w:val="00667F90"/>
    <w:rsid w:val="006705A3"/>
    <w:rsid w:val="00670B24"/>
    <w:rsid w:val="00670E38"/>
    <w:rsid w:val="00672823"/>
    <w:rsid w:val="00672AFA"/>
    <w:rsid w:val="0067309A"/>
    <w:rsid w:val="00673176"/>
    <w:rsid w:val="00673C42"/>
    <w:rsid w:val="00673E56"/>
    <w:rsid w:val="006740B8"/>
    <w:rsid w:val="00674B19"/>
    <w:rsid w:val="00674DDC"/>
    <w:rsid w:val="006762E5"/>
    <w:rsid w:val="0067653F"/>
    <w:rsid w:val="00676F49"/>
    <w:rsid w:val="0067716A"/>
    <w:rsid w:val="00677573"/>
    <w:rsid w:val="00681CF6"/>
    <w:rsid w:val="00682061"/>
    <w:rsid w:val="00683386"/>
    <w:rsid w:val="00683598"/>
    <w:rsid w:val="00683C81"/>
    <w:rsid w:val="00684338"/>
    <w:rsid w:val="00684E33"/>
    <w:rsid w:val="00685238"/>
    <w:rsid w:val="00685725"/>
    <w:rsid w:val="006862EC"/>
    <w:rsid w:val="00687CA3"/>
    <w:rsid w:val="00687CBF"/>
    <w:rsid w:val="00690BF8"/>
    <w:rsid w:val="006920C5"/>
    <w:rsid w:val="006927A8"/>
    <w:rsid w:val="00692A62"/>
    <w:rsid w:val="00692DD6"/>
    <w:rsid w:val="006931FD"/>
    <w:rsid w:val="006939DA"/>
    <w:rsid w:val="00693A3F"/>
    <w:rsid w:val="00694358"/>
    <w:rsid w:val="00694B22"/>
    <w:rsid w:val="00694EF6"/>
    <w:rsid w:val="0069646E"/>
    <w:rsid w:val="006977E7"/>
    <w:rsid w:val="006979EC"/>
    <w:rsid w:val="00697B50"/>
    <w:rsid w:val="00697F9D"/>
    <w:rsid w:val="006A0FD2"/>
    <w:rsid w:val="006A2B04"/>
    <w:rsid w:val="006A367A"/>
    <w:rsid w:val="006A4F33"/>
    <w:rsid w:val="006A55D0"/>
    <w:rsid w:val="006A55DD"/>
    <w:rsid w:val="006B08EF"/>
    <w:rsid w:val="006B2281"/>
    <w:rsid w:val="006B2545"/>
    <w:rsid w:val="006B4610"/>
    <w:rsid w:val="006B64F2"/>
    <w:rsid w:val="006B6D5F"/>
    <w:rsid w:val="006B74D1"/>
    <w:rsid w:val="006C0ECD"/>
    <w:rsid w:val="006C10FF"/>
    <w:rsid w:val="006C2472"/>
    <w:rsid w:val="006C250D"/>
    <w:rsid w:val="006C25F9"/>
    <w:rsid w:val="006C27EF"/>
    <w:rsid w:val="006C2A39"/>
    <w:rsid w:val="006C37C4"/>
    <w:rsid w:val="006C462D"/>
    <w:rsid w:val="006C4A34"/>
    <w:rsid w:val="006C5BF3"/>
    <w:rsid w:val="006C6252"/>
    <w:rsid w:val="006C6AD9"/>
    <w:rsid w:val="006C6BF5"/>
    <w:rsid w:val="006C762A"/>
    <w:rsid w:val="006C764D"/>
    <w:rsid w:val="006D1CF2"/>
    <w:rsid w:val="006D2AE5"/>
    <w:rsid w:val="006D3608"/>
    <w:rsid w:val="006D4249"/>
    <w:rsid w:val="006D55FE"/>
    <w:rsid w:val="006D60DB"/>
    <w:rsid w:val="006D6C56"/>
    <w:rsid w:val="006E0678"/>
    <w:rsid w:val="006E15E3"/>
    <w:rsid w:val="006E2596"/>
    <w:rsid w:val="006E2CED"/>
    <w:rsid w:val="006E341D"/>
    <w:rsid w:val="006E383B"/>
    <w:rsid w:val="006E5A05"/>
    <w:rsid w:val="006E5D76"/>
    <w:rsid w:val="006E6BFB"/>
    <w:rsid w:val="006E7737"/>
    <w:rsid w:val="006E78A2"/>
    <w:rsid w:val="006F05FF"/>
    <w:rsid w:val="006F0687"/>
    <w:rsid w:val="006F129F"/>
    <w:rsid w:val="006F15E5"/>
    <w:rsid w:val="006F4D15"/>
    <w:rsid w:val="006F667B"/>
    <w:rsid w:val="006F6C63"/>
    <w:rsid w:val="006F6E22"/>
    <w:rsid w:val="006F6EC5"/>
    <w:rsid w:val="006F7DBB"/>
    <w:rsid w:val="00701607"/>
    <w:rsid w:val="00701A5B"/>
    <w:rsid w:val="00701FA0"/>
    <w:rsid w:val="0070220C"/>
    <w:rsid w:val="007028F4"/>
    <w:rsid w:val="00703CA3"/>
    <w:rsid w:val="00704109"/>
    <w:rsid w:val="00704576"/>
    <w:rsid w:val="0070638C"/>
    <w:rsid w:val="007100D7"/>
    <w:rsid w:val="007107C7"/>
    <w:rsid w:val="00710B5D"/>
    <w:rsid w:val="00711B06"/>
    <w:rsid w:val="00711E26"/>
    <w:rsid w:val="0071234B"/>
    <w:rsid w:val="00712A2B"/>
    <w:rsid w:val="0071300A"/>
    <w:rsid w:val="00713DD4"/>
    <w:rsid w:val="00714099"/>
    <w:rsid w:val="00717B27"/>
    <w:rsid w:val="007213FF"/>
    <w:rsid w:val="00721830"/>
    <w:rsid w:val="00721F7D"/>
    <w:rsid w:val="00722567"/>
    <w:rsid w:val="00722808"/>
    <w:rsid w:val="00722E54"/>
    <w:rsid w:val="00723166"/>
    <w:rsid w:val="0072393A"/>
    <w:rsid w:val="00723E45"/>
    <w:rsid w:val="00725390"/>
    <w:rsid w:val="00725B33"/>
    <w:rsid w:val="00727456"/>
    <w:rsid w:val="0073022A"/>
    <w:rsid w:val="00730D43"/>
    <w:rsid w:val="00731EE3"/>
    <w:rsid w:val="0073218E"/>
    <w:rsid w:val="007336A8"/>
    <w:rsid w:val="00733E58"/>
    <w:rsid w:val="007340E2"/>
    <w:rsid w:val="00734246"/>
    <w:rsid w:val="007349BA"/>
    <w:rsid w:val="0073678B"/>
    <w:rsid w:val="00736DCE"/>
    <w:rsid w:val="00736F3B"/>
    <w:rsid w:val="0073758D"/>
    <w:rsid w:val="0074008F"/>
    <w:rsid w:val="00740258"/>
    <w:rsid w:val="007412BE"/>
    <w:rsid w:val="00741908"/>
    <w:rsid w:val="007420A7"/>
    <w:rsid w:val="00742AA8"/>
    <w:rsid w:val="00742DCE"/>
    <w:rsid w:val="00743017"/>
    <w:rsid w:val="00744535"/>
    <w:rsid w:val="00745253"/>
    <w:rsid w:val="0074533D"/>
    <w:rsid w:val="0074582C"/>
    <w:rsid w:val="00746706"/>
    <w:rsid w:val="0074792C"/>
    <w:rsid w:val="00747D76"/>
    <w:rsid w:val="00750D8C"/>
    <w:rsid w:val="00750D8E"/>
    <w:rsid w:val="007519FF"/>
    <w:rsid w:val="0075261B"/>
    <w:rsid w:val="0075294E"/>
    <w:rsid w:val="00753FF8"/>
    <w:rsid w:val="00754B56"/>
    <w:rsid w:val="00754F14"/>
    <w:rsid w:val="00754F9E"/>
    <w:rsid w:val="0075515E"/>
    <w:rsid w:val="00756557"/>
    <w:rsid w:val="0075700D"/>
    <w:rsid w:val="0075711F"/>
    <w:rsid w:val="007578FE"/>
    <w:rsid w:val="0076050B"/>
    <w:rsid w:val="007607D3"/>
    <w:rsid w:val="0076171F"/>
    <w:rsid w:val="00761D74"/>
    <w:rsid w:val="00762186"/>
    <w:rsid w:val="0076232E"/>
    <w:rsid w:val="007631C9"/>
    <w:rsid w:val="0076380E"/>
    <w:rsid w:val="00763B04"/>
    <w:rsid w:val="00764F3A"/>
    <w:rsid w:val="007660E5"/>
    <w:rsid w:val="0076685C"/>
    <w:rsid w:val="00766EC5"/>
    <w:rsid w:val="00766F1E"/>
    <w:rsid w:val="00770BE2"/>
    <w:rsid w:val="00770C32"/>
    <w:rsid w:val="007714AB"/>
    <w:rsid w:val="007716E0"/>
    <w:rsid w:val="007737BF"/>
    <w:rsid w:val="00774AC6"/>
    <w:rsid w:val="00774C62"/>
    <w:rsid w:val="0077541F"/>
    <w:rsid w:val="007772E6"/>
    <w:rsid w:val="00777577"/>
    <w:rsid w:val="00780CC7"/>
    <w:rsid w:val="007828A5"/>
    <w:rsid w:val="00782DF0"/>
    <w:rsid w:val="007830CA"/>
    <w:rsid w:val="00783ED8"/>
    <w:rsid w:val="0078528F"/>
    <w:rsid w:val="00786B2A"/>
    <w:rsid w:val="007870AA"/>
    <w:rsid w:val="00787186"/>
    <w:rsid w:val="0079040A"/>
    <w:rsid w:val="007925BB"/>
    <w:rsid w:val="0079312A"/>
    <w:rsid w:val="00793BEF"/>
    <w:rsid w:val="007949DD"/>
    <w:rsid w:val="00794C84"/>
    <w:rsid w:val="00794DAD"/>
    <w:rsid w:val="00795237"/>
    <w:rsid w:val="00797E9E"/>
    <w:rsid w:val="007A3F5A"/>
    <w:rsid w:val="007A4811"/>
    <w:rsid w:val="007A4C1D"/>
    <w:rsid w:val="007A5198"/>
    <w:rsid w:val="007A578B"/>
    <w:rsid w:val="007A6097"/>
    <w:rsid w:val="007A6550"/>
    <w:rsid w:val="007A6CFB"/>
    <w:rsid w:val="007A6FF2"/>
    <w:rsid w:val="007A741C"/>
    <w:rsid w:val="007A7F56"/>
    <w:rsid w:val="007B21DB"/>
    <w:rsid w:val="007B2322"/>
    <w:rsid w:val="007B23D1"/>
    <w:rsid w:val="007B3C3E"/>
    <w:rsid w:val="007B4015"/>
    <w:rsid w:val="007B5AF7"/>
    <w:rsid w:val="007B663A"/>
    <w:rsid w:val="007B6A1D"/>
    <w:rsid w:val="007B6C29"/>
    <w:rsid w:val="007B7B1C"/>
    <w:rsid w:val="007C01FA"/>
    <w:rsid w:val="007C0296"/>
    <w:rsid w:val="007C057E"/>
    <w:rsid w:val="007C05AC"/>
    <w:rsid w:val="007C0C49"/>
    <w:rsid w:val="007C1F68"/>
    <w:rsid w:val="007C2814"/>
    <w:rsid w:val="007C2D7E"/>
    <w:rsid w:val="007C3648"/>
    <w:rsid w:val="007C4236"/>
    <w:rsid w:val="007C4510"/>
    <w:rsid w:val="007C4BBE"/>
    <w:rsid w:val="007C5360"/>
    <w:rsid w:val="007C5568"/>
    <w:rsid w:val="007C6794"/>
    <w:rsid w:val="007C6BE9"/>
    <w:rsid w:val="007C7912"/>
    <w:rsid w:val="007C79B2"/>
    <w:rsid w:val="007D0803"/>
    <w:rsid w:val="007D0EAA"/>
    <w:rsid w:val="007D168B"/>
    <w:rsid w:val="007D191F"/>
    <w:rsid w:val="007D3D5E"/>
    <w:rsid w:val="007D43E3"/>
    <w:rsid w:val="007D4CF8"/>
    <w:rsid w:val="007D4E46"/>
    <w:rsid w:val="007D50A7"/>
    <w:rsid w:val="007D617A"/>
    <w:rsid w:val="007D6618"/>
    <w:rsid w:val="007E0D89"/>
    <w:rsid w:val="007E0DC2"/>
    <w:rsid w:val="007E1499"/>
    <w:rsid w:val="007E1BDA"/>
    <w:rsid w:val="007E36B5"/>
    <w:rsid w:val="007E39FC"/>
    <w:rsid w:val="007E3D16"/>
    <w:rsid w:val="007E4578"/>
    <w:rsid w:val="007E4653"/>
    <w:rsid w:val="007E475C"/>
    <w:rsid w:val="007E4A7E"/>
    <w:rsid w:val="007E4A97"/>
    <w:rsid w:val="007E5339"/>
    <w:rsid w:val="007E6323"/>
    <w:rsid w:val="007E665A"/>
    <w:rsid w:val="007E68D5"/>
    <w:rsid w:val="007E6B9A"/>
    <w:rsid w:val="007E78C7"/>
    <w:rsid w:val="007F1213"/>
    <w:rsid w:val="007F158B"/>
    <w:rsid w:val="007F1870"/>
    <w:rsid w:val="007F1CF1"/>
    <w:rsid w:val="007F2093"/>
    <w:rsid w:val="007F37BE"/>
    <w:rsid w:val="007F3BE5"/>
    <w:rsid w:val="007F4B46"/>
    <w:rsid w:val="007F61D1"/>
    <w:rsid w:val="007F66B4"/>
    <w:rsid w:val="007F7677"/>
    <w:rsid w:val="00800B59"/>
    <w:rsid w:val="00803118"/>
    <w:rsid w:val="0080339E"/>
    <w:rsid w:val="00803F87"/>
    <w:rsid w:val="0080644E"/>
    <w:rsid w:val="00806459"/>
    <w:rsid w:val="008073A8"/>
    <w:rsid w:val="008073E0"/>
    <w:rsid w:val="00807EF4"/>
    <w:rsid w:val="008103E1"/>
    <w:rsid w:val="00811133"/>
    <w:rsid w:val="00811FFE"/>
    <w:rsid w:val="00812F72"/>
    <w:rsid w:val="008133AF"/>
    <w:rsid w:val="0081405C"/>
    <w:rsid w:val="00814AB4"/>
    <w:rsid w:val="008150D4"/>
    <w:rsid w:val="00815DD2"/>
    <w:rsid w:val="0081764B"/>
    <w:rsid w:val="00820193"/>
    <w:rsid w:val="008204DC"/>
    <w:rsid w:val="00821AA2"/>
    <w:rsid w:val="00822619"/>
    <w:rsid w:val="00823C88"/>
    <w:rsid w:val="008241D7"/>
    <w:rsid w:val="008252C5"/>
    <w:rsid w:val="00825421"/>
    <w:rsid w:val="00830004"/>
    <w:rsid w:val="008307FB"/>
    <w:rsid w:val="008308C5"/>
    <w:rsid w:val="008309DE"/>
    <w:rsid w:val="0083278A"/>
    <w:rsid w:val="00835ADF"/>
    <w:rsid w:val="00836D5D"/>
    <w:rsid w:val="00836EBB"/>
    <w:rsid w:val="00837E40"/>
    <w:rsid w:val="0084090C"/>
    <w:rsid w:val="00841A76"/>
    <w:rsid w:val="0084309A"/>
    <w:rsid w:val="008434AF"/>
    <w:rsid w:val="00844B78"/>
    <w:rsid w:val="00846169"/>
    <w:rsid w:val="0084721B"/>
    <w:rsid w:val="00847888"/>
    <w:rsid w:val="00847EDA"/>
    <w:rsid w:val="00847EFC"/>
    <w:rsid w:val="0085056B"/>
    <w:rsid w:val="00850732"/>
    <w:rsid w:val="0085097A"/>
    <w:rsid w:val="00850994"/>
    <w:rsid w:val="00851587"/>
    <w:rsid w:val="00851630"/>
    <w:rsid w:val="008531B7"/>
    <w:rsid w:val="00853ECF"/>
    <w:rsid w:val="008547C3"/>
    <w:rsid w:val="00855BF1"/>
    <w:rsid w:val="008561EE"/>
    <w:rsid w:val="008568B2"/>
    <w:rsid w:val="00860B98"/>
    <w:rsid w:val="008611D9"/>
    <w:rsid w:val="008626E1"/>
    <w:rsid w:val="008627B1"/>
    <w:rsid w:val="00862CFA"/>
    <w:rsid w:val="0086313B"/>
    <w:rsid w:val="00863208"/>
    <w:rsid w:val="008637B6"/>
    <w:rsid w:val="008638AB"/>
    <w:rsid w:val="008638BA"/>
    <w:rsid w:val="00864554"/>
    <w:rsid w:val="00865309"/>
    <w:rsid w:val="00865BEA"/>
    <w:rsid w:val="00865D41"/>
    <w:rsid w:val="00866B0D"/>
    <w:rsid w:val="00870042"/>
    <w:rsid w:val="008714C6"/>
    <w:rsid w:val="00872D6C"/>
    <w:rsid w:val="008734F7"/>
    <w:rsid w:val="00873B5A"/>
    <w:rsid w:val="00875D0F"/>
    <w:rsid w:val="008763EB"/>
    <w:rsid w:val="008774A9"/>
    <w:rsid w:val="0087796F"/>
    <w:rsid w:val="008805B5"/>
    <w:rsid w:val="0088101D"/>
    <w:rsid w:val="00881490"/>
    <w:rsid w:val="00881A69"/>
    <w:rsid w:val="00881A87"/>
    <w:rsid w:val="00881B0C"/>
    <w:rsid w:val="008823E6"/>
    <w:rsid w:val="008828AA"/>
    <w:rsid w:val="00883BBE"/>
    <w:rsid w:val="00884104"/>
    <w:rsid w:val="008842F8"/>
    <w:rsid w:val="008871BE"/>
    <w:rsid w:val="00887603"/>
    <w:rsid w:val="008879C7"/>
    <w:rsid w:val="00887C00"/>
    <w:rsid w:val="00890165"/>
    <w:rsid w:val="008903F7"/>
    <w:rsid w:val="00890761"/>
    <w:rsid w:val="00890E73"/>
    <w:rsid w:val="0089108B"/>
    <w:rsid w:val="00891B93"/>
    <w:rsid w:val="00891CB6"/>
    <w:rsid w:val="0089236B"/>
    <w:rsid w:val="00892480"/>
    <w:rsid w:val="008929DC"/>
    <w:rsid w:val="00893D8C"/>
    <w:rsid w:val="008946D2"/>
    <w:rsid w:val="00894ABE"/>
    <w:rsid w:val="008956ED"/>
    <w:rsid w:val="00895906"/>
    <w:rsid w:val="00895D99"/>
    <w:rsid w:val="0089777B"/>
    <w:rsid w:val="008A0DB3"/>
    <w:rsid w:val="008A16A3"/>
    <w:rsid w:val="008A1829"/>
    <w:rsid w:val="008A2144"/>
    <w:rsid w:val="008A3BA0"/>
    <w:rsid w:val="008A3CE9"/>
    <w:rsid w:val="008A4541"/>
    <w:rsid w:val="008A4D45"/>
    <w:rsid w:val="008A5447"/>
    <w:rsid w:val="008A575C"/>
    <w:rsid w:val="008A582D"/>
    <w:rsid w:val="008A68B4"/>
    <w:rsid w:val="008A7E6B"/>
    <w:rsid w:val="008B1010"/>
    <w:rsid w:val="008B1B4C"/>
    <w:rsid w:val="008B2220"/>
    <w:rsid w:val="008B27B9"/>
    <w:rsid w:val="008B4229"/>
    <w:rsid w:val="008B578F"/>
    <w:rsid w:val="008B593F"/>
    <w:rsid w:val="008B5F16"/>
    <w:rsid w:val="008B695C"/>
    <w:rsid w:val="008B794E"/>
    <w:rsid w:val="008C0C4B"/>
    <w:rsid w:val="008C1474"/>
    <w:rsid w:val="008C1578"/>
    <w:rsid w:val="008C27A2"/>
    <w:rsid w:val="008C2B8A"/>
    <w:rsid w:val="008C2FBD"/>
    <w:rsid w:val="008C35CD"/>
    <w:rsid w:val="008C3706"/>
    <w:rsid w:val="008C51C2"/>
    <w:rsid w:val="008C5732"/>
    <w:rsid w:val="008D07B7"/>
    <w:rsid w:val="008D3882"/>
    <w:rsid w:val="008D3FDF"/>
    <w:rsid w:val="008D4213"/>
    <w:rsid w:val="008D51FE"/>
    <w:rsid w:val="008D556A"/>
    <w:rsid w:val="008D5961"/>
    <w:rsid w:val="008D70FF"/>
    <w:rsid w:val="008D7226"/>
    <w:rsid w:val="008E18F4"/>
    <w:rsid w:val="008E318E"/>
    <w:rsid w:val="008E4C5D"/>
    <w:rsid w:val="008E4DA7"/>
    <w:rsid w:val="008E656A"/>
    <w:rsid w:val="008F04CB"/>
    <w:rsid w:val="008F12B7"/>
    <w:rsid w:val="008F1CBC"/>
    <w:rsid w:val="008F1E92"/>
    <w:rsid w:val="008F1EFE"/>
    <w:rsid w:val="008F22BA"/>
    <w:rsid w:val="008F3360"/>
    <w:rsid w:val="008F3710"/>
    <w:rsid w:val="008F438F"/>
    <w:rsid w:val="008F43BD"/>
    <w:rsid w:val="008F48A9"/>
    <w:rsid w:val="008F53EB"/>
    <w:rsid w:val="008F5676"/>
    <w:rsid w:val="008F6365"/>
    <w:rsid w:val="008F6426"/>
    <w:rsid w:val="008F74F6"/>
    <w:rsid w:val="008F7670"/>
    <w:rsid w:val="009001D9"/>
    <w:rsid w:val="00900E7C"/>
    <w:rsid w:val="0090135B"/>
    <w:rsid w:val="00901CD8"/>
    <w:rsid w:val="00902072"/>
    <w:rsid w:val="00902379"/>
    <w:rsid w:val="0090247E"/>
    <w:rsid w:val="00902C6E"/>
    <w:rsid w:val="00904FC4"/>
    <w:rsid w:val="00905160"/>
    <w:rsid w:val="0090571B"/>
    <w:rsid w:val="0090613E"/>
    <w:rsid w:val="00906276"/>
    <w:rsid w:val="00906873"/>
    <w:rsid w:val="00910D90"/>
    <w:rsid w:val="009113DC"/>
    <w:rsid w:val="009142A0"/>
    <w:rsid w:val="00915579"/>
    <w:rsid w:val="0091670F"/>
    <w:rsid w:val="009169CF"/>
    <w:rsid w:val="009171B3"/>
    <w:rsid w:val="00917883"/>
    <w:rsid w:val="009200CC"/>
    <w:rsid w:val="00920246"/>
    <w:rsid w:val="0092340B"/>
    <w:rsid w:val="00923C40"/>
    <w:rsid w:val="00924415"/>
    <w:rsid w:val="00924457"/>
    <w:rsid w:val="00925741"/>
    <w:rsid w:val="00925895"/>
    <w:rsid w:val="00925EC5"/>
    <w:rsid w:val="0092638E"/>
    <w:rsid w:val="00927BA4"/>
    <w:rsid w:val="009302E1"/>
    <w:rsid w:val="009311B3"/>
    <w:rsid w:val="00931AEE"/>
    <w:rsid w:val="00932054"/>
    <w:rsid w:val="009327FB"/>
    <w:rsid w:val="00932C00"/>
    <w:rsid w:val="00934946"/>
    <w:rsid w:val="0093606B"/>
    <w:rsid w:val="00940212"/>
    <w:rsid w:val="00940354"/>
    <w:rsid w:val="009405DE"/>
    <w:rsid w:val="0094081D"/>
    <w:rsid w:val="00940B51"/>
    <w:rsid w:val="00940DF7"/>
    <w:rsid w:val="0094155B"/>
    <w:rsid w:val="009422C7"/>
    <w:rsid w:val="009427E0"/>
    <w:rsid w:val="00942B8D"/>
    <w:rsid w:val="00942F54"/>
    <w:rsid w:val="00943616"/>
    <w:rsid w:val="00943B04"/>
    <w:rsid w:val="00944B4E"/>
    <w:rsid w:val="00944F86"/>
    <w:rsid w:val="0094616D"/>
    <w:rsid w:val="00946DB9"/>
    <w:rsid w:val="009471DA"/>
    <w:rsid w:val="00947664"/>
    <w:rsid w:val="00950DB2"/>
    <w:rsid w:val="00950FA9"/>
    <w:rsid w:val="00951596"/>
    <w:rsid w:val="00951884"/>
    <w:rsid w:val="009519DC"/>
    <w:rsid w:val="00951A5E"/>
    <w:rsid w:val="00951EA2"/>
    <w:rsid w:val="009530F8"/>
    <w:rsid w:val="00954FFA"/>
    <w:rsid w:val="009556FF"/>
    <w:rsid w:val="009561AB"/>
    <w:rsid w:val="0095638B"/>
    <w:rsid w:val="009570EB"/>
    <w:rsid w:val="00957460"/>
    <w:rsid w:val="00957A74"/>
    <w:rsid w:val="009616CC"/>
    <w:rsid w:val="009617E1"/>
    <w:rsid w:val="00961B06"/>
    <w:rsid w:val="00961C0A"/>
    <w:rsid w:val="00962C02"/>
    <w:rsid w:val="00963055"/>
    <w:rsid w:val="00963C62"/>
    <w:rsid w:val="00965396"/>
    <w:rsid w:val="00966508"/>
    <w:rsid w:val="00966587"/>
    <w:rsid w:val="0096718A"/>
    <w:rsid w:val="00967442"/>
    <w:rsid w:val="00967B68"/>
    <w:rsid w:val="00970480"/>
    <w:rsid w:val="00970D8E"/>
    <w:rsid w:val="009714B6"/>
    <w:rsid w:val="0097376E"/>
    <w:rsid w:val="00974208"/>
    <w:rsid w:val="009748BF"/>
    <w:rsid w:val="00975A2C"/>
    <w:rsid w:val="00976998"/>
    <w:rsid w:val="00977A2B"/>
    <w:rsid w:val="00977F80"/>
    <w:rsid w:val="00980296"/>
    <w:rsid w:val="00981646"/>
    <w:rsid w:val="00981EEE"/>
    <w:rsid w:val="0098340A"/>
    <w:rsid w:val="00983466"/>
    <w:rsid w:val="009839BE"/>
    <w:rsid w:val="00983D11"/>
    <w:rsid w:val="00984177"/>
    <w:rsid w:val="0098440E"/>
    <w:rsid w:val="00985EA7"/>
    <w:rsid w:val="00987D4C"/>
    <w:rsid w:val="009908D9"/>
    <w:rsid w:val="009921C4"/>
    <w:rsid w:val="00992899"/>
    <w:rsid w:val="009928BC"/>
    <w:rsid w:val="00992EB1"/>
    <w:rsid w:val="009947E9"/>
    <w:rsid w:val="009958AC"/>
    <w:rsid w:val="0099631B"/>
    <w:rsid w:val="00996571"/>
    <w:rsid w:val="0099685E"/>
    <w:rsid w:val="009A03C8"/>
    <w:rsid w:val="009A1C41"/>
    <w:rsid w:val="009A22AA"/>
    <w:rsid w:val="009A24BF"/>
    <w:rsid w:val="009A30BE"/>
    <w:rsid w:val="009A30D6"/>
    <w:rsid w:val="009A313E"/>
    <w:rsid w:val="009A31E0"/>
    <w:rsid w:val="009A360B"/>
    <w:rsid w:val="009A3BAE"/>
    <w:rsid w:val="009A4B6D"/>
    <w:rsid w:val="009A51FC"/>
    <w:rsid w:val="009A5326"/>
    <w:rsid w:val="009A53DD"/>
    <w:rsid w:val="009A5A47"/>
    <w:rsid w:val="009A77E3"/>
    <w:rsid w:val="009A7AA2"/>
    <w:rsid w:val="009A7F07"/>
    <w:rsid w:val="009B0A4C"/>
    <w:rsid w:val="009B2725"/>
    <w:rsid w:val="009B284C"/>
    <w:rsid w:val="009B4F9A"/>
    <w:rsid w:val="009B59A1"/>
    <w:rsid w:val="009B6A8F"/>
    <w:rsid w:val="009B6EF5"/>
    <w:rsid w:val="009C0A5C"/>
    <w:rsid w:val="009C266F"/>
    <w:rsid w:val="009C289E"/>
    <w:rsid w:val="009C2B8E"/>
    <w:rsid w:val="009C3A4D"/>
    <w:rsid w:val="009C421C"/>
    <w:rsid w:val="009C4541"/>
    <w:rsid w:val="009C4BB6"/>
    <w:rsid w:val="009C5041"/>
    <w:rsid w:val="009C5CC8"/>
    <w:rsid w:val="009C60EF"/>
    <w:rsid w:val="009C6BAD"/>
    <w:rsid w:val="009C78C4"/>
    <w:rsid w:val="009C7ADE"/>
    <w:rsid w:val="009C7E69"/>
    <w:rsid w:val="009D00A4"/>
    <w:rsid w:val="009D0771"/>
    <w:rsid w:val="009D0E1F"/>
    <w:rsid w:val="009D150E"/>
    <w:rsid w:val="009D2707"/>
    <w:rsid w:val="009D270A"/>
    <w:rsid w:val="009D3469"/>
    <w:rsid w:val="009D36D9"/>
    <w:rsid w:val="009D40C9"/>
    <w:rsid w:val="009D4303"/>
    <w:rsid w:val="009D4BC1"/>
    <w:rsid w:val="009D4C54"/>
    <w:rsid w:val="009D5C3B"/>
    <w:rsid w:val="009D67F6"/>
    <w:rsid w:val="009D6EEE"/>
    <w:rsid w:val="009D7C08"/>
    <w:rsid w:val="009E0C4F"/>
    <w:rsid w:val="009E0D8F"/>
    <w:rsid w:val="009E10AE"/>
    <w:rsid w:val="009E2325"/>
    <w:rsid w:val="009E3037"/>
    <w:rsid w:val="009E31AF"/>
    <w:rsid w:val="009E42B3"/>
    <w:rsid w:val="009E4684"/>
    <w:rsid w:val="009E489F"/>
    <w:rsid w:val="009E4DF9"/>
    <w:rsid w:val="009E4F75"/>
    <w:rsid w:val="009F061C"/>
    <w:rsid w:val="009F0649"/>
    <w:rsid w:val="009F0EC2"/>
    <w:rsid w:val="009F118B"/>
    <w:rsid w:val="009F1486"/>
    <w:rsid w:val="009F272C"/>
    <w:rsid w:val="009F49A6"/>
    <w:rsid w:val="009F589B"/>
    <w:rsid w:val="009F6AC1"/>
    <w:rsid w:val="009F6DE3"/>
    <w:rsid w:val="009F7C5A"/>
    <w:rsid w:val="00A010BF"/>
    <w:rsid w:val="00A011A9"/>
    <w:rsid w:val="00A01B56"/>
    <w:rsid w:val="00A02431"/>
    <w:rsid w:val="00A02C14"/>
    <w:rsid w:val="00A02D25"/>
    <w:rsid w:val="00A040A5"/>
    <w:rsid w:val="00A04796"/>
    <w:rsid w:val="00A052AB"/>
    <w:rsid w:val="00A05598"/>
    <w:rsid w:val="00A0560F"/>
    <w:rsid w:val="00A0596A"/>
    <w:rsid w:val="00A05BF7"/>
    <w:rsid w:val="00A05F50"/>
    <w:rsid w:val="00A061FC"/>
    <w:rsid w:val="00A10672"/>
    <w:rsid w:val="00A1091F"/>
    <w:rsid w:val="00A11230"/>
    <w:rsid w:val="00A11CD3"/>
    <w:rsid w:val="00A12891"/>
    <w:rsid w:val="00A13000"/>
    <w:rsid w:val="00A13AF9"/>
    <w:rsid w:val="00A145EE"/>
    <w:rsid w:val="00A14797"/>
    <w:rsid w:val="00A15CD1"/>
    <w:rsid w:val="00A1658D"/>
    <w:rsid w:val="00A16DBF"/>
    <w:rsid w:val="00A16FDA"/>
    <w:rsid w:val="00A172B4"/>
    <w:rsid w:val="00A20C95"/>
    <w:rsid w:val="00A210EE"/>
    <w:rsid w:val="00A21ABC"/>
    <w:rsid w:val="00A226D6"/>
    <w:rsid w:val="00A2332D"/>
    <w:rsid w:val="00A24684"/>
    <w:rsid w:val="00A2778C"/>
    <w:rsid w:val="00A27844"/>
    <w:rsid w:val="00A27EEE"/>
    <w:rsid w:val="00A3233A"/>
    <w:rsid w:val="00A33432"/>
    <w:rsid w:val="00A3397A"/>
    <w:rsid w:val="00A33EE4"/>
    <w:rsid w:val="00A344EE"/>
    <w:rsid w:val="00A35547"/>
    <w:rsid w:val="00A35806"/>
    <w:rsid w:val="00A35D42"/>
    <w:rsid w:val="00A36088"/>
    <w:rsid w:val="00A411D7"/>
    <w:rsid w:val="00A4199E"/>
    <w:rsid w:val="00A41E6A"/>
    <w:rsid w:val="00A42223"/>
    <w:rsid w:val="00A42554"/>
    <w:rsid w:val="00A446A7"/>
    <w:rsid w:val="00A44762"/>
    <w:rsid w:val="00A44B10"/>
    <w:rsid w:val="00A45664"/>
    <w:rsid w:val="00A46268"/>
    <w:rsid w:val="00A51899"/>
    <w:rsid w:val="00A519E8"/>
    <w:rsid w:val="00A51B3A"/>
    <w:rsid w:val="00A522DA"/>
    <w:rsid w:val="00A52330"/>
    <w:rsid w:val="00A53325"/>
    <w:rsid w:val="00A53B95"/>
    <w:rsid w:val="00A53D6C"/>
    <w:rsid w:val="00A550DA"/>
    <w:rsid w:val="00A5615D"/>
    <w:rsid w:val="00A56283"/>
    <w:rsid w:val="00A60821"/>
    <w:rsid w:val="00A6105D"/>
    <w:rsid w:val="00A61259"/>
    <w:rsid w:val="00A6126B"/>
    <w:rsid w:val="00A62E68"/>
    <w:rsid w:val="00A635D6"/>
    <w:rsid w:val="00A64174"/>
    <w:rsid w:val="00A65100"/>
    <w:rsid w:val="00A67F0A"/>
    <w:rsid w:val="00A7109A"/>
    <w:rsid w:val="00A714EB"/>
    <w:rsid w:val="00A717F4"/>
    <w:rsid w:val="00A725A2"/>
    <w:rsid w:val="00A72C3C"/>
    <w:rsid w:val="00A72E58"/>
    <w:rsid w:val="00A73045"/>
    <w:rsid w:val="00A7334D"/>
    <w:rsid w:val="00A73383"/>
    <w:rsid w:val="00A74230"/>
    <w:rsid w:val="00A75569"/>
    <w:rsid w:val="00A7599A"/>
    <w:rsid w:val="00A761F6"/>
    <w:rsid w:val="00A763B6"/>
    <w:rsid w:val="00A764D7"/>
    <w:rsid w:val="00A771CE"/>
    <w:rsid w:val="00A77EDA"/>
    <w:rsid w:val="00A81DA2"/>
    <w:rsid w:val="00A82291"/>
    <w:rsid w:val="00A83501"/>
    <w:rsid w:val="00A83C34"/>
    <w:rsid w:val="00A840A4"/>
    <w:rsid w:val="00A8459B"/>
    <w:rsid w:val="00A847D5"/>
    <w:rsid w:val="00A84C1C"/>
    <w:rsid w:val="00A84CB0"/>
    <w:rsid w:val="00A84FBA"/>
    <w:rsid w:val="00A8699F"/>
    <w:rsid w:val="00A870A1"/>
    <w:rsid w:val="00A875DB"/>
    <w:rsid w:val="00A87B7F"/>
    <w:rsid w:val="00A90B15"/>
    <w:rsid w:val="00A90D39"/>
    <w:rsid w:val="00A91291"/>
    <w:rsid w:val="00A92492"/>
    <w:rsid w:val="00A92787"/>
    <w:rsid w:val="00A9339F"/>
    <w:rsid w:val="00A93663"/>
    <w:rsid w:val="00A9454E"/>
    <w:rsid w:val="00A95993"/>
    <w:rsid w:val="00A96194"/>
    <w:rsid w:val="00A96F7B"/>
    <w:rsid w:val="00A977F9"/>
    <w:rsid w:val="00A97914"/>
    <w:rsid w:val="00AA1165"/>
    <w:rsid w:val="00AA1FF7"/>
    <w:rsid w:val="00AA273D"/>
    <w:rsid w:val="00AA56EE"/>
    <w:rsid w:val="00AA64C1"/>
    <w:rsid w:val="00AA6B86"/>
    <w:rsid w:val="00AA6BD0"/>
    <w:rsid w:val="00AA7D98"/>
    <w:rsid w:val="00AB158A"/>
    <w:rsid w:val="00AB16AC"/>
    <w:rsid w:val="00AB1FDF"/>
    <w:rsid w:val="00AB2B18"/>
    <w:rsid w:val="00AB3314"/>
    <w:rsid w:val="00AB3511"/>
    <w:rsid w:val="00AB42EA"/>
    <w:rsid w:val="00AB46E4"/>
    <w:rsid w:val="00AB46FF"/>
    <w:rsid w:val="00AB4866"/>
    <w:rsid w:val="00AB4A64"/>
    <w:rsid w:val="00AB4D8B"/>
    <w:rsid w:val="00AB64F5"/>
    <w:rsid w:val="00AC0C15"/>
    <w:rsid w:val="00AC0FC6"/>
    <w:rsid w:val="00AC13E4"/>
    <w:rsid w:val="00AC24B7"/>
    <w:rsid w:val="00AC2E46"/>
    <w:rsid w:val="00AC324C"/>
    <w:rsid w:val="00AC4093"/>
    <w:rsid w:val="00AC5E78"/>
    <w:rsid w:val="00AC784D"/>
    <w:rsid w:val="00AD0563"/>
    <w:rsid w:val="00AD1E08"/>
    <w:rsid w:val="00AD1F38"/>
    <w:rsid w:val="00AD3C35"/>
    <w:rsid w:val="00AD468F"/>
    <w:rsid w:val="00AD5593"/>
    <w:rsid w:val="00AD683B"/>
    <w:rsid w:val="00AD717C"/>
    <w:rsid w:val="00AE0FCA"/>
    <w:rsid w:val="00AE155C"/>
    <w:rsid w:val="00AE1D68"/>
    <w:rsid w:val="00AE238B"/>
    <w:rsid w:val="00AE2900"/>
    <w:rsid w:val="00AE299A"/>
    <w:rsid w:val="00AE30DD"/>
    <w:rsid w:val="00AE352A"/>
    <w:rsid w:val="00AE3707"/>
    <w:rsid w:val="00AE38EF"/>
    <w:rsid w:val="00AE3B01"/>
    <w:rsid w:val="00AE40F1"/>
    <w:rsid w:val="00AE51FF"/>
    <w:rsid w:val="00AE5AC5"/>
    <w:rsid w:val="00AE60DE"/>
    <w:rsid w:val="00AE6562"/>
    <w:rsid w:val="00AE6C4C"/>
    <w:rsid w:val="00AE6F9C"/>
    <w:rsid w:val="00AE74EF"/>
    <w:rsid w:val="00AF074E"/>
    <w:rsid w:val="00AF07A9"/>
    <w:rsid w:val="00AF0B1D"/>
    <w:rsid w:val="00AF1CB1"/>
    <w:rsid w:val="00AF2709"/>
    <w:rsid w:val="00AF288D"/>
    <w:rsid w:val="00AF3361"/>
    <w:rsid w:val="00AF3C4E"/>
    <w:rsid w:val="00AF49B3"/>
    <w:rsid w:val="00AF5535"/>
    <w:rsid w:val="00AF6271"/>
    <w:rsid w:val="00AF6FB6"/>
    <w:rsid w:val="00AF72C2"/>
    <w:rsid w:val="00AF73C3"/>
    <w:rsid w:val="00AF7930"/>
    <w:rsid w:val="00B014C6"/>
    <w:rsid w:val="00B02E8E"/>
    <w:rsid w:val="00B037A2"/>
    <w:rsid w:val="00B038FE"/>
    <w:rsid w:val="00B03DD1"/>
    <w:rsid w:val="00B040C5"/>
    <w:rsid w:val="00B05734"/>
    <w:rsid w:val="00B10100"/>
    <w:rsid w:val="00B101D0"/>
    <w:rsid w:val="00B10C03"/>
    <w:rsid w:val="00B12D53"/>
    <w:rsid w:val="00B13280"/>
    <w:rsid w:val="00B13A82"/>
    <w:rsid w:val="00B13B5D"/>
    <w:rsid w:val="00B13BBD"/>
    <w:rsid w:val="00B152EF"/>
    <w:rsid w:val="00B16A6D"/>
    <w:rsid w:val="00B17174"/>
    <w:rsid w:val="00B2029F"/>
    <w:rsid w:val="00B2057E"/>
    <w:rsid w:val="00B2187B"/>
    <w:rsid w:val="00B2191C"/>
    <w:rsid w:val="00B21B30"/>
    <w:rsid w:val="00B21CED"/>
    <w:rsid w:val="00B251FA"/>
    <w:rsid w:val="00B25FE9"/>
    <w:rsid w:val="00B26D5B"/>
    <w:rsid w:val="00B276BF"/>
    <w:rsid w:val="00B306EA"/>
    <w:rsid w:val="00B30943"/>
    <w:rsid w:val="00B31349"/>
    <w:rsid w:val="00B31A9A"/>
    <w:rsid w:val="00B338D4"/>
    <w:rsid w:val="00B340EA"/>
    <w:rsid w:val="00B34A01"/>
    <w:rsid w:val="00B3556C"/>
    <w:rsid w:val="00B35CA6"/>
    <w:rsid w:val="00B35EA0"/>
    <w:rsid w:val="00B3756D"/>
    <w:rsid w:val="00B37621"/>
    <w:rsid w:val="00B41CED"/>
    <w:rsid w:val="00B4255E"/>
    <w:rsid w:val="00B43259"/>
    <w:rsid w:val="00B460EA"/>
    <w:rsid w:val="00B462E0"/>
    <w:rsid w:val="00B463C2"/>
    <w:rsid w:val="00B46F15"/>
    <w:rsid w:val="00B478F7"/>
    <w:rsid w:val="00B50883"/>
    <w:rsid w:val="00B53294"/>
    <w:rsid w:val="00B53FC3"/>
    <w:rsid w:val="00B54793"/>
    <w:rsid w:val="00B55117"/>
    <w:rsid w:val="00B55381"/>
    <w:rsid w:val="00B55672"/>
    <w:rsid w:val="00B556DB"/>
    <w:rsid w:val="00B56A03"/>
    <w:rsid w:val="00B56C51"/>
    <w:rsid w:val="00B57349"/>
    <w:rsid w:val="00B574A2"/>
    <w:rsid w:val="00B57AF0"/>
    <w:rsid w:val="00B606E1"/>
    <w:rsid w:val="00B60BB3"/>
    <w:rsid w:val="00B61221"/>
    <w:rsid w:val="00B614D2"/>
    <w:rsid w:val="00B61E61"/>
    <w:rsid w:val="00B6226D"/>
    <w:rsid w:val="00B62A18"/>
    <w:rsid w:val="00B62ACF"/>
    <w:rsid w:val="00B62B8D"/>
    <w:rsid w:val="00B64ADE"/>
    <w:rsid w:val="00B6550E"/>
    <w:rsid w:val="00B65881"/>
    <w:rsid w:val="00B65C4A"/>
    <w:rsid w:val="00B660BE"/>
    <w:rsid w:val="00B67649"/>
    <w:rsid w:val="00B678AB"/>
    <w:rsid w:val="00B67F1A"/>
    <w:rsid w:val="00B67F26"/>
    <w:rsid w:val="00B703BB"/>
    <w:rsid w:val="00B707A4"/>
    <w:rsid w:val="00B70E38"/>
    <w:rsid w:val="00B71007"/>
    <w:rsid w:val="00B719B6"/>
    <w:rsid w:val="00B723F1"/>
    <w:rsid w:val="00B725AC"/>
    <w:rsid w:val="00B7289A"/>
    <w:rsid w:val="00B72EC5"/>
    <w:rsid w:val="00B733A3"/>
    <w:rsid w:val="00B73519"/>
    <w:rsid w:val="00B73799"/>
    <w:rsid w:val="00B73835"/>
    <w:rsid w:val="00B739BC"/>
    <w:rsid w:val="00B73ACD"/>
    <w:rsid w:val="00B73C7E"/>
    <w:rsid w:val="00B74361"/>
    <w:rsid w:val="00B7548B"/>
    <w:rsid w:val="00B75F88"/>
    <w:rsid w:val="00B76B5D"/>
    <w:rsid w:val="00B77D8D"/>
    <w:rsid w:val="00B7D043"/>
    <w:rsid w:val="00B806DD"/>
    <w:rsid w:val="00B809C1"/>
    <w:rsid w:val="00B81168"/>
    <w:rsid w:val="00B818D8"/>
    <w:rsid w:val="00B82D09"/>
    <w:rsid w:val="00B83551"/>
    <w:rsid w:val="00B837C7"/>
    <w:rsid w:val="00B853DE"/>
    <w:rsid w:val="00B85527"/>
    <w:rsid w:val="00B85B3C"/>
    <w:rsid w:val="00B86953"/>
    <w:rsid w:val="00B87663"/>
    <w:rsid w:val="00B926BE"/>
    <w:rsid w:val="00B93E8B"/>
    <w:rsid w:val="00B9630B"/>
    <w:rsid w:val="00B967C8"/>
    <w:rsid w:val="00B96CE3"/>
    <w:rsid w:val="00B977CB"/>
    <w:rsid w:val="00B977F3"/>
    <w:rsid w:val="00B97DD9"/>
    <w:rsid w:val="00BA10C6"/>
    <w:rsid w:val="00BA1935"/>
    <w:rsid w:val="00BA2526"/>
    <w:rsid w:val="00BA2A7B"/>
    <w:rsid w:val="00BA46E3"/>
    <w:rsid w:val="00BA60E8"/>
    <w:rsid w:val="00BA6BBB"/>
    <w:rsid w:val="00BA76F8"/>
    <w:rsid w:val="00BA7E5F"/>
    <w:rsid w:val="00BB0ACC"/>
    <w:rsid w:val="00BB185C"/>
    <w:rsid w:val="00BB23BC"/>
    <w:rsid w:val="00BB3045"/>
    <w:rsid w:val="00BB3989"/>
    <w:rsid w:val="00BB3B39"/>
    <w:rsid w:val="00BB3DF8"/>
    <w:rsid w:val="00BB3E7E"/>
    <w:rsid w:val="00BB4336"/>
    <w:rsid w:val="00BB58F1"/>
    <w:rsid w:val="00BB5979"/>
    <w:rsid w:val="00BB5D09"/>
    <w:rsid w:val="00BB6F7C"/>
    <w:rsid w:val="00BB7393"/>
    <w:rsid w:val="00BC1877"/>
    <w:rsid w:val="00BC209C"/>
    <w:rsid w:val="00BC269C"/>
    <w:rsid w:val="00BC349D"/>
    <w:rsid w:val="00BC4376"/>
    <w:rsid w:val="00BC4B67"/>
    <w:rsid w:val="00BC60E1"/>
    <w:rsid w:val="00BD008D"/>
    <w:rsid w:val="00BD025B"/>
    <w:rsid w:val="00BD043E"/>
    <w:rsid w:val="00BD05AE"/>
    <w:rsid w:val="00BD111E"/>
    <w:rsid w:val="00BD21CD"/>
    <w:rsid w:val="00BD28D2"/>
    <w:rsid w:val="00BD573A"/>
    <w:rsid w:val="00BD62CC"/>
    <w:rsid w:val="00BE0E4F"/>
    <w:rsid w:val="00BE1349"/>
    <w:rsid w:val="00BE2299"/>
    <w:rsid w:val="00BE2382"/>
    <w:rsid w:val="00BE2E1C"/>
    <w:rsid w:val="00BE5BBF"/>
    <w:rsid w:val="00BE780A"/>
    <w:rsid w:val="00BF01A9"/>
    <w:rsid w:val="00BF089D"/>
    <w:rsid w:val="00BF0DAB"/>
    <w:rsid w:val="00BF26C5"/>
    <w:rsid w:val="00BF2F8D"/>
    <w:rsid w:val="00BF3D7A"/>
    <w:rsid w:val="00BF5195"/>
    <w:rsid w:val="00BF544E"/>
    <w:rsid w:val="00BF589E"/>
    <w:rsid w:val="00BF5A88"/>
    <w:rsid w:val="00BF6119"/>
    <w:rsid w:val="00BF7051"/>
    <w:rsid w:val="00BF7172"/>
    <w:rsid w:val="00BF736B"/>
    <w:rsid w:val="00BF78DF"/>
    <w:rsid w:val="00BF79EC"/>
    <w:rsid w:val="00BF7FE9"/>
    <w:rsid w:val="00C00C7F"/>
    <w:rsid w:val="00C012EB"/>
    <w:rsid w:val="00C01674"/>
    <w:rsid w:val="00C01EE1"/>
    <w:rsid w:val="00C0209A"/>
    <w:rsid w:val="00C03C40"/>
    <w:rsid w:val="00C107C0"/>
    <w:rsid w:val="00C10805"/>
    <w:rsid w:val="00C10A89"/>
    <w:rsid w:val="00C10FAE"/>
    <w:rsid w:val="00C1141E"/>
    <w:rsid w:val="00C11C53"/>
    <w:rsid w:val="00C1245E"/>
    <w:rsid w:val="00C12FC8"/>
    <w:rsid w:val="00C1340F"/>
    <w:rsid w:val="00C13440"/>
    <w:rsid w:val="00C154A5"/>
    <w:rsid w:val="00C15B69"/>
    <w:rsid w:val="00C16B51"/>
    <w:rsid w:val="00C17A5B"/>
    <w:rsid w:val="00C202BF"/>
    <w:rsid w:val="00C204F3"/>
    <w:rsid w:val="00C208BE"/>
    <w:rsid w:val="00C212F6"/>
    <w:rsid w:val="00C21D3B"/>
    <w:rsid w:val="00C23713"/>
    <w:rsid w:val="00C23A3B"/>
    <w:rsid w:val="00C2423A"/>
    <w:rsid w:val="00C243F8"/>
    <w:rsid w:val="00C24C26"/>
    <w:rsid w:val="00C24E68"/>
    <w:rsid w:val="00C25174"/>
    <w:rsid w:val="00C2684A"/>
    <w:rsid w:val="00C26B48"/>
    <w:rsid w:val="00C26E5B"/>
    <w:rsid w:val="00C27252"/>
    <w:rsid w:val="00C27FA2"/>
    <w:rsid w:val="00C30A68"/>
    <w:rsid w:val="00C30AD7"/>
    <w:rsid w:val="00C3142D"/>
    <w:rsid w:val="00C31F6A"/>
    <w:rsid w:val="00C348C9"/>
    <w:rsid w:val="00C34B29"/>
    <w:rsid w:val="00C35340"/>
    <w:rsid w:val="00C3622A"/>
    <w:rsid w:val="00C36910"/>
    <w:rsid w:val="00C369D1"/>
    <w:rsid w:val="00C37B54"/>
    <w:rsid w:val="00C37B79"/>
    <w:rsid w:val="00C37C32"/>
    <w:rsid w:val="00C411F8"/>
    <w:rsid w:val="00C42136"/>
    <w:rsid w:val="00C4292F"/>
    <w:rsid w:val="00C42D13"/>
    <w:rsid w:val="00C45786"/>
    <w:rsid w:val="00C467E5"/>
    <w:rsid w:val="00C46B57"/>
    <w:rsid w:val="00C46CFC"/>
    <w:rsid w:val="00C47A95"/>
    <w:rsid w:val="00C47D2E"/>
    <w:rsid w:val="00C50244"/>
    <w:rsid w:val="00C53407"/>
    <w:rsid w:val="00C53462"/>
    <w:rsid w:val="00C536D2"/>
    <w:rsid w:val="00C5377C"/>
    <w:rsid w:val="00C56B66"/>
    <w:rsid w:val="00C56D3D"/>
    <w:rsid w:val="00C600CD"/>
    <w:rsid w:val="00C6208D"/>
    <w:rsid w:val="00C6302B"/>
    <w:rsid w:val="00C640CB"/>
    <w:rsid w:val="00C64A26"/>
    <w:rsid w:val="00C64DBE"/>
    <w:rsid w:val="00C655CB"/>
    <w:rsid w:val="00C66785"/>
    <w:rsid w:val="00C707D5"/>
    <w:rsid w:val="00C71E67"/>
    <w:rsid w:val="00C729D8"/>
    <w:rsid w:val="00C72A49"/>
    <w:rsid w:val="00C735CC"/>
    <w:rsid w:val="00C74A72"/>
    <w:rsid w:val="00C75E0C"/>
    <w:rsid w:val="00C77F1B"/>
    <w:rsid w:val="00C8034E"/>
    <w:rsid w:val="00C807AA"/>
    <w:rsid w:val="00C813CA"/>
    <w:rsid w:val="00C8194C"/>
    <w:rsid w:val="00C81A89"/>
    <w:rsid w:val="00C82023"/>
    <w:rsid w:val="00C83330"/>
    <w:rsid w:val="00C83A05"/>
    <w:rsid w:val="00C84A0C"/>
    <w:rsid w:val="00C86285"/>
    <w:rsid w:val="00C86534"/>
    <w:rsid w:val="00C86A13"/>
    <w:rsid w:val="00C870A0"/>
    <w:rsid w:val="00C87A36"/>
    <w:rsid w:val="00C926BF"/>
    <w:rsid w:val="00C928C8"/>
    <w:rsid w:val="00C92DD0"/>
    <w:rsid w:val="00C93205"/>
    <w:rsid w:val="00C93409"/>
    <w:rsid w:val="00C93770"/>
    <w:rsid w:val="00C93A10"/>
    <w:rsid w:val="00C93C17"/>
    <w:rsid w:val="00C93FE4"/>
    <w:rsid w:val="00C94905"/>
    <w:rsid w:val="00C94BEC"/>
    <w:rsid w:val="00C95900"/>
    <w:rsid w:val="00C95A46"/>
    <w:rsid w:val="00C968A4"/>
    <w:rsid w:val="00C96CE5"/>
    <w:rsid w:val="00C97577"/>
    <w:rsid w:val="00CA0172"/>
    <w:rsid w:val="00CA05D7"/>
    <w:rsid w:val="00CA1198"/>
    <w:rsid w:val="00CA17A7"/>
    <w:rsid w:val="00CA195B"/>
    <w:rsid w:val="00CA2532"/>
    <w:rsid w:val="00CA2903"/>
    <w:rsid w:val="00CA293D"/>
    <w:rsid w:val="00CA2B92"/>
    <w:rsid w:val="00CA4258"/>
    <w:rsid w:val="00CA4706"/>
    <w:rsid w:val="00CA5F37"/>
    <w:rsid w:val="00CA6006"/>
    <w:rsid w:val="00CA6206"/>
    <w:rsid w:val="00CA6757"/>
    <w:rsid w:val="00CA6893"/>
    <w:rsid w:val="00CA6F58"/>
    <w:rsid w:val="00CA7033"/>
    <w:rsid w:val="00CA726A"/>
    <w:rsid w:val="00CA74BD"/>
    <w:rsid w:val="00CA7E54"/>
    <w:rsid w:val="00CB006D"/>
    <w:rsid w:val="00CB10CF"/>
    <w:rsid w:val="00CB1485"/>
    <w:rsid w:val="00CB2776"/>
    <w:rsid w:val="00CB2892"/>
    <w:rsid w:val="00CB29F8"/>
    <w:rsid w:val="00CB2B03"/>
    <w:rsid w:val="00CB35BB"/>
    <w:rsid w:val="00CB5E76"/>
    <w:rsid w:val="00CC0383"/>
    <w:rsid w:val="00CC0BF1"/>
    <w:rsid w:val="00CC2A56"/>
    <w:rsid w:val="00CC336E"/>
    <w:rsid w:val="00CC3F6E"/>
    <w:rsid w:val="00CC3F9B"/>
    <w:rsid w:val="00CC44A6"/>
    <w:rsid w:val="00CC4CE9"/>
    <w:rsid w:val="00CC5688"/>
    <w:rsid w:val="00CC579D"/>
    <w:rsid w:val="00CC5978"/>
    <w:rsid w:val="00CC6237"/>
    <w:rsid w:val="00CC7670"/>
    <w:rsid w:val="00CC786C"/>
    <w:rsid w:val="00CC793B"/>
    <w:rsid w:val="00CD06B6"/>
    <w:rsid w:val="00CD0974"/>
    <w:rsid w:val="00CD15C8"/>
    <w:rsid w:val="00CD1659"/>
    <w:rsid w:val="00CD18CD"/>
    <w:rsid w:val="00CD2523"/>
    <w:rsid w:val="00CD297E"/>
    <w:rsid w:val="00CD2BED"/>
    <w:rsid w:val="00CD30AC"/>
    <w:rsid w:val="00CD39A8"/>
    <w:rsid w:val="00CD3F36"/>
    <w:rsid w:val="00CD4E74"/>
    <w:rsid w:val="00CD5733"/>
    <w:rsid w:val="00CD63CF"/>
    <w:rsid w:val="00CD708C"/>
    <w:rsid w:val="00CD718B"/>
    <w:rsid w:val="00CD7940"/>
    <w:rsid w:val="00CD7B81"/>
    <w:rsid w:val="00CE026D"/>
    <w:rsid w:val="00CE178F"/>
    <w:rsid w:val="00CE1BFB"/>
    <w:rsid w:val="00CE1D1C"/>
    <w:rsid w:val="00CE28D8"/>
    <w:rsid w:val="00CE3487"/>
    <w:rsid w:val="00CE35CD"/>
    <w:rsid w:val="00CE38CA"/>
    <w:rsid w:val="00CE4870"/>
    <w:rsid w:val="00CE498B"/>
    <w:rsid w:val="00CE5F77"/>
    <w:rsid w:val="00CE65F8"/>
    <w:rsid w:val="00CE7232"/>
    <w:rsid w:val="00CF0413"/>
    <w:rsid w:val="00CF09A9"/>
    <w:rsid w:val="00CF1283"/>
    <w:rsid w:val="00CF36D2"/>
    <w:rsid w:val="00CF3CC6"/>
    <w:rsid w:val="00CF52F4"/>
    <w:rsid w:val="00CF65F8"/>
    <w:rsid w:val="00D002C1"/>
    <w:rsid w:val="00D00A6B"/>
    <w:rsid w:val="00D00DF4"/>
    <w:rsid w:val="00D00F87"/>
    <w:rsid w:val="00D01D8E"/>
    <w:rsid w:val="00D029FD"/>
    <w:rsid w:val="00D03822"/>
    <w:rsid w:val="00D03FF5"/>
    <w:rsid w:val="00D055B3"/>
    <w:rsid w:val="00D06F3B"/>
    <w:rsid w:val="00D076B9"/>
    <w:rsid w:val="00D07E03"/>
    <w:rsid w:val="00D1167B"/>
    <w:rsid w:val="00D12509"/>
    <w:rsid w:val="00D12E9D"/>
    <w:rsid w:val="00D131CC"/>
    <w:rsid w:val="00D139B3"/>
    <w:rsid w:val="00D13B73"/>
    <w:rsid w:val="00D14387"/>
    <w:rsid w:val="00D16975"/>
    <w:rsid w:val="00D17DF3"/>
    <w:rsid w:val="00D21C12"/>
    <w:rsid w:val="00D21C5C"/>
    <w:rsid w:val="00D2213F"/>
    <w:rsid w:val="00D222AF"/>
    <w:rsid w:val="00D23D2D"/>
    <w:rsid w:val="00D25912"/>
    <w:rsid w:val="00D27248"/>
    <w:rsid w:val="00D2745A"/>
    <w:rsid w:val="00D3084B"/>
    <w:rsid w:val="00D31ABA"/>
    <w:rsid w:val="00D32E53"/>
    <w:rsid w:val="00D34B3C"/>
    <w:rsid w:val="00D353EF"/>
    <w:rsid w:val="00D3624D"/>
    <w:rsid w:val="00D366A1"/>
    <w:rsid w:val="00D36FA0"/>
    <w:rsid w:val="00D404A6"/>
    <w:rsid w:val="00D40559"/>
    <w:rsid w:val="00D408D8"/>
    <w:rsid w:val="00D4096D"/>
    <w:rsid w:val="00D40C5E"/>
    <w:rsid w:val="00D40FD9"/>
    <w:rsid w:val="00D420AD"/>
    <w:rsid w:val="00D42160"/>
    <w:rsid w:val="00D42907"/>
    <w:rsid w:val="00D43691"/>
    <w:rsid w:val="00D438BD"/>
    <w:rsid w:val="00D43902"/>
    <w:rsid w:val="00D43E58"/>
    <w:rsid w:val="00D44715"/>
    <w:rsid w:val="00D46580"/>
    <w:rsid w:val="00D4783A"/>
    <w:rsid w:val="00D47D2B"/>
    <w:rsid w:val="00D50C72"/>
    <w:rsid w:val="00D51417"/>
    <w:rsid w:val="00D518EB"/>
    <w:rsid w:val="00D51E88"/>
    <w:rsid w:val="00D528F3"/>
    <w:rsid w:val="00D5472E"/>
    <w:rsid w:val="00D554FC"/>
    <w:rsid w:val="00D55779"/>
    <w:rsid w:val="00D561C8"/>
    <w:rsid w:val="00D56397"/>
    <w:rsid w:val="00D570DE"/>
    <w:rsid w:val="00D578DD"/>
    <w:rsid w:val="00D606CB"/>
    <w:rsid w:val="00D63132"/>
    <w:rsid w:val="00D65E21"/>
    <w:rsid w:val="00D65EB1"/>
    <w:rsid w:val="00D65EE5"/>
    <w:rsid w:val="00D669A6"/>
    <w:rsid w:val="00D66A49"/>
    <w:rsid w:val="00D70242"/>
    <w:rsid w:val="00D70ABE"/>
    <w:rsid w:val="00D7137A"/>
    <w:rsid w:val="00D72C29"/>
    <w:rsid w:val="00D73B9C"/>
    <w:rsid w:val="00D73E99"/>
    <w:rsid w:val="00D74B25"/>
    <w:rsid w:val="00D75E38"/>
    <w:rsid w:val="00D76154"/>
    <w:rsid w:val="00D76159"/>
    <w:rsid w:val="00D7692C"/>
    <w:rsid w:val="00D774CB"/>
    <w:rsid w:val="00D80083"/>
    <w:rsid w:val="00D80517"/>
    <w:rsid w:val="00D82906"/>
    <w:rsid w:val="00D82D32"/>
    <w:rsid w:val="00D83D11"/>
    <w:rsid w:val="00D84042"/>
    <w:rsid w:val="00D850F3"/>
    <w:rsid w:val="00D85251"/>
    <w:rsid w:val="00D859D8"/>
    <w:rsid w:val="00D85A21"/>
    <w:rsid w:val="00D86890"/>
    <w:rsid w:val="00D86A31"/>
    <w:rsid w:val="00D90BCC"/>
    <w:rsid w:val="00D91B59"/>
    <w:rsid w:val="00D943EE"/>
    <w:rsid w:val="00D952EA"/>
    <w:rsid w:val="00D95976"/>
    <w:rsid w:val="00D96577"/>
    <w:rsid w:val="00D969F0"/>
    <w:rsid w:val="00D96F74"/>
    <w:rsid w:val="00DA1447"/>
    <w:rsid w:val="00DA1805"/>
    <w:rsid w:val="00DA2612"/>
    <w:rsid w:val="00DA2791"/>
    <w:rsid w:val="00DA4114"/>
    <w:rsid w:val="00DA5D8D"/>
    <w:rsid w:val="00DA7ED7"/>
    <w:rsid w:val="00DB0081"/>
    <w:rsid w:val="00DB27CC"/>
    <w:rsid w:val="00DB3B70"/>
    <w:rsid w:val="00DB466A"/>
    <w:rsid w:val="00DB4D39"/>
    <w:rsid w:val="00DB5212"/>
    <w:rsid w:val="00DB5A86"/>
    <w:rsid w:val="00DB697D"/>
    <w:rsid w:val="00DB7273"/>
    <w:rsid w:val="00DB797F"/>
    <w:rsid w:val="00DB7CCE"/>
    <w:rsid w:val="00DB7F13"/>
    <w:rsid w:val="00DC057E"/>
    <w:rsid w:val="00DC067D"/>
    <w:rsid w:val="00DC088F"/>
    <w:rsid w:val="00DC0AAE"/>
    <w:rsid w:val="00DC1F87"/>
    <w:rsid w:val="00DC32E4"/>
    <w:rsid w:val="00DC37D1"/>
    <w:rsid w:val="00DC417B"/>
    <w:rsid w:val="00DC4599"/>
    <w:rsid w:val="00DC7C01"/>
    <w:rsid w:val="00DC7F9E"/>
    <w:rsid w:val="00DD0217"/>
    <w:rsid w:val="00DD0F35"/>
    <w:rsid w:val="00DD1324"/>
    <w:rsid w:val="00DD25A5"/>
    <w:rsid w:val="00DD27EE"/>
    <w:rsid w:val="00DD3190"/>
    <w:rsid w:val="00DD38EF"/>
    <w:rsid w:val="00DD48DB"/>
    <w:rsid w:val="00DD49F8"/>
    <w:rsid w:val="00DD4D47"/>
    <w:rsid w:val="00DD5552"/>
    <w:rsid w:val="00DD5F10"/>
    <w:rsid w:val="00DD6B5D"/>
    <w:rsid w:val="00DD740F"/>
    <w:rsid w:val="00DD7626"/>
    <w:rsid w:val="00DD7F18"/>
    <w:rsid w:val="00DE01C5"/>
    <w:rsid w:val="00DE2684"/>
    <w:rsid w:val="00DE2CB3"/>
    <w:rsid w:val="00DE37E5"/>
    <w:rsid w:val="00DE3D97"/>
    <w:rsid w:val="00DE3DD2"/>
    <w:rsid w:val="00DE3F66"/>
    <w:rsid w:val="00DE41E4"/>
    <w:rsid w:val="00DE7652"/>
    <w:rsid w:val="00DF059A"/>
    <w:rsid w:val="00DF1021"/>
    <w:rsid w:val="00DF2764"/>
    <w:rsid w:val="00DF38FC"/>
    <w:rsid w:val="00DF3BC8"/>
    <w:rsid w:val="00DF5485"/>
    <w:rsid w:val="00DF5975"/>
    <w:rsid w:val="00DF6298"/>
    <w:rsid w:val="00DF6898"/>
    <w:rsid w:val="00DF7738"/>
    <w:rsid w:val="00E004AE"/>
    <w:rsid w:val="00E00F99"/>
    <w:rsid w:val="00E016B9"/>
    <w:rsid w:val="00E023D5"/>
    <w:rsid w:val="00E028A5"/>
    <w:rsid w:val="00E04EB7"/>
    <w:rsid w:val="00E05E3C"/>
    <w:rsid w:val="00E06C6C"/>
    <w:rsid w:val="00E120DF"/>
    <w:rsid w:val="00E139A7"/>
    <w:rsid w:val="00E14009"/>
    <w:rsid w:val="00E14F25"/>
    <w:rsid w:val="00E16F0B"/>
    <w:rsid w:val="00E20029"/>
    <w:rsid w:val="00E2026C"/>
    <w:rsid w:val="00E20CAD"/>
    <w:rsid w:val="00E20F8C"/>
    <w:rsid w:val="00E21668"/>
    <w:rsid w:val="00E22B47"/>
    <w:rsid w:val="00E232D0"/>
    <w:rsid w:val="00E23FB9"/>
    <w:rsid w:val="00E2485F"/>
    <w:rsid w:val="00E26725"/>
    <w:rsid w:val="00E26F8C"/>
    <w:rsid w:val="00E270CF"/>
    <w:rsid w:val="00E27622"/>
    <w:rsid w:val="00E31AA7"/>
    <w:rsid w:val="00E33518"/>
    <w:rsid w:val="00E33725"/>
    <w:rsid w:val="00E33ACD"/>
    <w:rsid w:val="00E3550C"/>
    <w:rsid w:val="00E355C1"/>
    <w:rsid w:val="00E35744"/>
    <w:rsid w:val="00E36007"/>
    <w:rsid w:val="00E360BE"/>
    <w:rsid w:val="00E363DE"/>
    <w:rsid w:val="00E36A52"/>
    <w:rsid w:val="00E37E1D"/>
    <w:rsid w:val="00E40AA7"/>
    <w:rsid w:val="00E40CBA"/>
    <w:rsid w:val="00E41809"/>
    <w:rsid w:val="00E427DD"/>
    <w:rsid w:val="00E43269"/>
    <w:rsid w:val="00E4371D"/>
    <w:rsid w:val="00E43C71"/>
    <w:rsid w:val="00E4430D"/>
    <w:rsid w:val="00E44684"/>
    <w:rsid w:val="00E45680"/>
    <w:rsid w:val="00E46842"/>
    <w:rsid w:val="00E47663"/>
    <w:rsid w:val="00E5007E"/>
    <w:rsid w:val="00E50738"/>
    <w:rsid w:val="00E51EE9"/>
    <w:rsid w:val="00E51EEC"/>
    <w:rsid w:val="00E52B04"/>
    <w:rsid w:val="00E52D3F"/>
    <w:rsid w:val="00E52ED1"/>
    <w:rsid w:val="00E5425D"/>
    <w:rsid w:val="00E551AA"/>
    <w:rsid w:val="00E5595A"/>
    <w:rsid w:val="00E55F3F"/>
    <w:rsid w:val="00E6064F"/>
    <w:rsid w:val="00E60BC8"/>
    <w:rsid w:val="00E61174"/>
    <w:rsid w:val="00E61482"/>
    <w:rsid w:val="00E61A8F"/>
    <w:rsid w:val="00E61E9A"/>
    <w:rsid w:val="00E63E7C"/>
    <w:rsid w:val="00E63FF8"/>
    <w:rsid w:val="00E64FB3"/>
    <w:rsid w:val="00E67611"/>
    <w:rsid w:val="00E67E1C"/>
    <w:rsid w:val="00E707C7"/>
    <w:rsid w:val="00E7189F"/>
    <w:rsid w:val="00E72907"/>
    <w:rsid w:val="00E72CE8"/>
    <w:rsid w:val="00E73121"/>
    <w:rsid w:val="00E7330F"/>
    <w:rsid w:val="00E73832"/>
    <w:rsid w:val="00E741F7"/>
    <w:rsid w:val="00E75334"/>
    <w:rsid w:val="00E75978"/>
    <w:rsid w:val="00E7621D"/>
    <w:rsid w:val="00E76800"/>
    <w:rsid w:val="00E76B3F"/>
    <w:rsid w:val="00E7746C"/>
    <w:rsid w:val="00E8124F"/>
    <w:rsid w:val="00E81348"/>
    <w:rsid w:val="00E8293E"/>
    <w:rsid w:val="00E832BC"/>
    <w:rsid w:val="00E83C36"/>
    <w:rsid w:val="00E83F85"/>
    <w:rsid w:val="00E83F9F"/>
    <w:rsid w:val="00E8407B"/>
    <w:rsid w:val="00E859E7"/>
    <w:rsid w:val="00E85BC4"/>
    <w:rsid w:val="00E9048F"/>
    <w:rsid w:val="00E90F7D"/>
    <w:rsid w:val="00E913C8"/>
    <w:rsid w:val="00E92025"/>
    <w:rsid w:val="00E92633"/>
    <w:rsid w:val="00E945EA"/>
    <w:rsid w:val="00E94601"/>
    <w:rsid w:val="00E948EF"/>
    <w:rsid w:val="00E94C74"/>
    <w:rsid w:val="00E967DE"/>
    <w:rsid w:val="00E968DB"/>
    <w:rsid w:val="00E96B3F"/>
    <w:rsid w:val="00E979C3"/>
    <w:rsid w:val="00EA064A"/>
    <w:rsid w:val="00EA0689"/>
    <w:rsid w:val="00EA0A62"/>
    <w:rsid w:val="00EA0B5A"/>
    <w:rsid w:val="00EA1289"/>
    <w:rsid w:val="00EA30C7"/>
    <w:rsid w:val="00EA323A"/>
    <w:rsid w:val="00EA3242"/>
    <w:rsid w:val="00EA3401"/>
    <w:rsid w:val="00EA3E47"/>
    <w:rsid w:val="00EA4A4D"/>
    <w:rsid w:val="00EA4BD9"/>
    <w:rsid w:val="00EA57DD"/>
    <w:rsid w:val="00EA5F1B"/>
    <w:rsid w:val="00EA6491"/>
    <w:rsid w:val="00EA7468"/>
    <w:rsid w:val="00EB203A"/>
    <w:rsid w:val="00EB22C9"/>
    <w:rsid w:val="00EB2665"/>
    <w:rsid w:val="00EB2943"/>
    <w:rsid w:val="00EB35E5"/>
    <w:rsid w:val="00EB3BBA"/>
    <w:rsid w:val="00EB528F"/>
    <w:rsid w:val="00EB69C6"/>
    <w:rsid w:val="00EB7939"/>
    <w:rsid w:val="00EC0150"/>
    <w:rsid w:val="00EC075F"/>
    <w:rsid w:val="00EC1523"/>
    <w:rsid w:val="00EC19C5"/>
    <w:rsid w:val="00EC1A3F"/>
    <w:rsid w:val="00EC28B8"/>
    <w:rsid w:val="00EC4411"/>
    <w:rsid w:val="00EC472C"/>
    <w:rsid w:val="00EC4765"/>
    <w:rsid w:val="00EC4D7F"/>
    <w:rsid w:val="00EC5B34"/>
    <w:rsid w:val="00EC5F37"/>
    <w:rsid w:val="00EC6357"/>
    <w:rsid w:val="00EC772F"/>
    <w:rsid w:val="00ED0201"/>
    <w:rsid w:val="00ED0420"/>
    <w:rsid w:val="00ED07E4"/>
    <w:rsid w:val="00ED0958"/>
    <w:rsid w:val="00ED0D71"/>
    <w:rsid w:val="00ED170E"/>
    <w:rsid w:val="00ED27FE"/>
    <w:rsid w:val="00ED29E5"/>
    <w:rsid w:val="00ED5E28"/>
    <w:rsid w:val="00ED6092"/>
    <w:rsid w:val="00ED6B46"/>
    <w:rsid w:val="00ED735D"/>
    <w:rsid w:val="00EE01E3"/>
    <w:rsid w:val="00EE0733"/>
    <w:rsid w:val="00EE0923"/>
    <w:rsid w:val="00EE0B4E"/>
    <w:rsid w:val="00EE217A"/>
    <w:rsid w:val="00EE26A8"/>
    <w:rsid w:val="00EE288C"/>
    <w:rsid w:val="00EE2C4D"/>
    <w:rsid w:val="00EE30EA"/>
    <w:rsid w:val="00EE47EC"/>
    <w:rsid w:val="00EE5102"/>
    <w:rsid w:val="00EE5686"/>
    <w:rsid w:val="00EE6069"/>
    <w:rsid w:val="00EE74B2"/>
    <w:rsid w:val="00EF0FFD"/>
    <w:rsid w:val="00EF1009"/>
    <w:rsid w:val="00EF13D5"/>
    <w:rsid w:val="00EF15E1"/>
    <w:rsid w:val="00EF1A92"/>
    <w:rsid w:val="00EF1E75"/>
    <w:rsid w:val="00EF24D4"/>
    <w:rsid w:val="00EF32F8"/>
    <w:rsid w:val="00EF40BD"/>
    <w:rsid w:val="00EF4141"/>
    <w:rsid w:val="00EF4276"/>
    <w:rsid w:val="00EF4B86"/>
    <w:rsid w:val="00EF51B7"/>
    <w:rsid w:val="00EF5749"/>
    <w:rsid w:val="00EF5B66"/>
    <w:rsid w:val="00EF5D4A"/>
    <w:rsid w:val="00EF5F40"/>
    <w:rsid w:val="00EF61CD"/>
    <w:rsid w:val="00EF6818"/>
    <w:rsid w:val="00EF6DE2"/>
    <w:rsid w:val="00EF7253"/>
    <w:rsid w:val="00F003B3"/>
    <w:rsid w:val="00F02D61"/>
    <w:rsid w:val="00F047BB"/>
    <w:rsid w:val="00F05005"/>
    <w:rsid w:val="00F06C84"/>
    <w:rsid w:val="00F0731E"/>
    <w:rsid w:val="00F11977"/>
    <w:rsid w:val="00F12428"/>
    <w:rsid w:val="00F12B5B"/>
    <w:rsid w:val="00F132D8"/>
    <w:rsid w:val="00F1343F"/>
    <w:rsid w:val="00F146DA"/>
    <w:rsid w:val="00F14A43"/>
    <w:rsid w:val="00F14CA3"/>
    <w:rsid w:val="00F15A6B"/>
    <w:rsid w:val="00F15BEF"/>
    <w:rsid w:val="00F15FAE"/>
    <w:rsid w:val="00F17160"/>
    <w:rsid w:val="00F17C86"/>
    <w:rsid w:val="00F204BE"/>
    <w:rsid w:val="00F20D0A"/>
    <w:rsid w:val="00F213B1"/>
    <w:rsid w:val="00F21857"/>
    <w:rsid w:val="00F21FDF"/>
    <w:rsid w:val="00F22998"/>
    <w:rsid w:val="00F23279"/>
    <w:rsid w:val="00F23AF5"/>
    <w:rsid w:val="00F23DF3"/>
    <w:rsid w:val="00F24AAF"/>
    <w:rsid w:val="00F24ECE"/>
    <w:rsid w:val="00F25FE4"/>
    <w:rsid w:val="00F262D2"/>
    <w:rsid w:val="00F27517"/>
    <w:rsid w:val="00F3076C"/>
    <w:rsid w:val="00F312C6"/>
    <w:rsid w:val="00F32652"/>
    <w:rsid w:val="00F32681"/>
    <w:rsid w:val="00F32C95"/>
    <w:rsid w:val="00F34058"/>
    <w:rsid w:val="00F341E0"/>
    <w:rsid w:val="00F34AC6"/>
    <w:rsid w:val="00F357B3"/>
    <w:rsid w:val="00F36DF3"/>
    <w:rsid w:val="00F377EE"/>
    <w:rsid w:val="00F379B1"/>
    <w:rsid w:val="00F40A24"/>
    <w:rsid w:val="00F40C74"/>
    <w:rsid w:val="00F4197F"/>
    <w:rsid w:val="00F41F63"/>
    <w:rsid w:val="00F42724"/>
    <w:rsid w:val="00F42CA6"/>
    <w:rsid w:val="00F4306D"/>
    <w:rsid w:val="00F500FC"/>
    <w:rsid w:val="00F50410"/>
    <w:rsid w:val="00F50DF6"/>
    <w:rsid w:val="00F50E7C"/>
    <w:rsid w:val="00F510E1"/>
    <w:rsid w:val="00F51474"/>
    <w:rsid w:val="00F519AB"/>
    <w:rsid w:val="00F527DD"/>
    <w:rsid w:val="00F52894"/>
    <w:rsid w:val="00F52B1A"/>
    <w:rsid w:val="00F52EE1"/>
    <w:rsid w:val="00F5375F"/>
    <w:rsid w:val="00F53B38"/>
    <w:rsid w:val="00F53DD7"/>
    <w:rsid w:val="00F5685B"/>
    <w:rsid w:val="00F56952"/>
    <w:rsid w:val="00F579F7"/>
    <w:rsid w:val="00F57FCC"/>
    <w:rsid w:val="00F637F0"/>
    <w:rsid w:val="00F6419C"/>
    <w:rsid w:val="00F65AF7"/>
    <w:rsid w:val="00F70508"/>
    <w:rsid w:val="00F707EB"/>
    <w:rsid w:val="00F7169F"/>
    <w:rsid w:val="00F73C7C"/>
    <w:rsid w:val="00F752D2"/>
    <w:rsid w:val="00F759C3"/>
    <w:rsid w:val="00F763D3"/>
    <w:rsid w:val="00F766C7"/>
    <w:rsid w:val="00F76BD2"/>
    <w:rsid w:val="00F76DBA"/>
    <w:rsid w:val="00F7746D"/>
    <w:rsid w:val="00F80E4E"/>
    <w:rsid w:val="00F811F3"/>
    <w:rsid w:val="00F81316"/>
    <w:rsid w:val="00F8131F"/>
    <w:rsid w:val="00F81BCA"/>
    <w:rsid w:val="00F8632A"/>
    <w:rsid w:val="00F86DF4"/>
    <w:rsid w:val="00F87489"/>
    <w:rsid w:val="00F87E65"/>
    <w:rsid w:val="00F9006E"/>
    <w:rsid w:val="00F91850"/>
    <w:rsid w:val="00F92DA7"/>
    <w:rsid w:val="00F93383"/>
    <w:rsid w:val="00F93AC8"/>
    <w:rsid w:val="00F9416D"/>
    <w:rsid w:val="00F941FD"/>
    <w:rsid w:val="00F94729"/>
    <w:rsid w:val="00F94827"/>
    <w:rsid w:val="00F94987"/>
    <w:rsid w:val="00F94CD1"/>
    <w:rsid w:val="00F9514C"/>
    <w:rsid w:val="00F95C2A"/>
    <w:rsid w:val="00F964A4"/>
    <w:rsid w:val="00F96997"/>
    <w:rsid w:val="00F96F25"/>
    <w:rsid w:val="00F96F76"/>
    <w:rsid w:val="00F97209"/>
    <w:rsid w:val="00F972CC"/>
    <w:rsid w:val="00F975CA"/>
    <w:rsid w:val="00F97AA9"/>
    <w:rsid w:val="00F97C40"/>
    <w:rsid w:val="00FA0B6F"/>
    <w:rsid w:val="00FA1269"/>
    <w:rsid w:val="00FA14E4"/>
    <w:rsid w:val="00FA204E"/>
    <w:rsid w:val="00FA321A"/>
    <w:rsid w:val="00FA3470"/>
    <w:rsid w:val="00FA563E"/>
    <w:rsid w:val="00FA6541"/>
    <w:rsid w:val="00FA69AF"/>
    <w:rsid w:val="00FA7E59"/>
    <w:rsid w:val="00FB015E"/>
    <w:rsid w:val="00FB01A2"/>
    <w:rsid w:val="00FB127F"/>
    <w:rsid w:val="00FB178E"/>
    <w:rsid w:val="00FB1946"/>
    <w:rsid w:val="00FB3189"/>
    <w:rsid w:val="00FB3DAC"/>
    <w:rsid w:val="00FB461A"/>
    <w:rsid w:val="00FB5FD1"/>
    <w:rsid w:val="00FB72FE"/>
    <w:rsid w:val="00FB7892"/>
    <w:rsid w:val="00FB7F29"/>
    <w:rsid w:val="00FC110E"/>
    <w:rsid w:val="00FC1EB1"/>
    <w:rsid w:val="00FC25E1"/>
    <w:rsid w:val="00FC303D"/>
    <w:rsid w:val="00FC35FC"/>
    <w:rsid w:val="00FC5DEA"/>
    <w:rsid w:val="00FC5E5E"/>
    <w:rsid w:val="00FC6BFF"/>
    <w:rsid w:val="00FC6EB0"/>
    <w:rsid w:val="00FC71C9"/>
    <w:rsid w:val="00FC785D"/>
    <w:rsid w:val="00FD0892"/>
    <w:rsid w:val="00FD0C22"/>
    <w:rsid w:val="00FD1713"/>
    <w:rsid w:val="00FD2145"/>
    <w:rsid w:val="00FD25AE"/>
    <w:rsid w:val="00FD5353"/>
    <w:rsid w:val="00FD5BEF"/>
    <w:rsid w:val="00FD6015"/>
    <w:rsid w:val="00FD77B3"/>
    <w:rsid w:val="00FE053F"/>
    <w:rsid w:val="00FE0BF0"/>
    <w:rsid w:val="00FE0DEB"/>
    <w:rsid w:val="00FE10F1"/>
    <w:rsid w:val="00FE1327"/>
    <w:rsid w:val="00FE201E"/>
    <w:rsid w:val="00FE20BD"/>
    <w:rsid w:val="00FE2731"/>
    <w:rsid w:val="00FE2891"/>
    <w:rsid w:val="00FE483C"/>
    <w:rsid w:val="00FE6700"/>
    <w:rsid w:val="00FE7048"/>
    <w:rsid w:val="00FE759F"/>
    <w:rsid w:val="00FE7EA3"/>
    <w:rsid w:val="00FF0A6D"/>
    <w:rsid w:val="00FF0BE1"/>
    <w:rsid w:val="00FF0D87"/>
    <w:rsid w:val="00FF1140"/>
    <w:rsid w:val="00FF26D2"/>
    <w:rsid w:val="00FF33CD"/>
    <w:rsid w:val="00FF40D3"/>
    <w:rsid w:val="00FF5971"/>
    <w:rsid w:val="00FF6451"/>
    <w:rsid w:val="0125C7D9"/>
    <w:rsid w:val="0141E52C"/>
    <w:rsid w:val="01863EAD"/>
    <w:rsid w:val="01988693"/>
    <w:rsid w:val="0199D88E"/>
    <w:rsid w:val="01F1153E"/>
    <w:rsid w:val="02311BA7"/>
    <w:rsid w:val="0240D236"/>
    <w:rsid w:val="027B17BA"/>
    <w:rsid w:val="02AC38DD"/>
    <w:rsid w:val="02C18069"/>
    <w:rsid w:val="02DDB0C1"/>
    <w:rsid w:val="033B4F73"/>
    <w:rsid w:val="03567192"/>
    <w:rsid w:val="040F92D7"/>
    <w:rsid w:val="041DE97C"/>
    <w:rsid w:val="0429453B"/>
    <w:rsid w:val="04600BF7"/>
    <w:rsid w:val="04D07B95"/>
    <w:rsid w:val="04DC02B6"/>
    <w:rsid w:val="04FFA423"/>
    <w:rsid w:val="050CABA9"/>
    <w:rsid w:val="052EDD1E"/>
    <w:rsid w:val="0572E352"/>
    <w:rsid w:val="05867C82"/>
    <w:rsid w:val="05B5CEF3"/>
    <w:rsid w:val="05BD1A01"/>
    <w:rsid w:val="06202C6E"/>
    <w:rsid w:val="063EC28B"/>
    <w:rsid w:val="06439ACD"/>
    <w:rsid w:val="06CE8968"/>
    <w:rsid w:val="071BBD38"/>
    <w:rsid w:val="071F910A"/>
    <w:rsid w:val="072E6FCC"/>
    <w:rsid w:val="07931D78"/>
    <w:rsid w:val="079D0D08"/>
    <w:rsid w:val="0830778E"/>
    <w:rsid w:val="087B732A"/>
    <w:rsid w:val="09522177"/>
    <w:rsid w:val="0960A52B"/>
    <w:rsid w:val="099F235C"/>
    <w:rsid w:val="09CAFBAB"/>
    <w:rsid w:val="09CBCB0C"/>
    <w:rsid w:val="09E56B3F"/>
    <w:rsid w:val="09F76716"/>
    <w:rsid w:val="0A22488F"/>
    <w:rsid w:val="0A32044A"/>
    <w:rsid w:val="0A3FBBBF"/>
    <w:rsid w:val="0A549AEF"/>
    <w:rsid w:val="0A66CE78"/>
    <w:rsid w:val="0A93D0A1"/>
    <w:rsid w:val="0A9BD9C0"/>
    <w:rsid w:val="0ABE2304"/>
    <w:rsid w:val="0ACE249C"/>
    <w:rsid w:val="0B2E1FCE"/>
    <w:rsid w:val="0B2EE90D"/>
    <w:rsid w:val="0B4B443A"/>
    <w:rsid w:val="0B4EB6A5"/>
    <w:rsid w:val="0BD78D6B"/>
    <w:rsid w:val="0BE103F0"/>
    <w:rsid w:val="0BF71DC3"/>
    <w:rsid w:val="0C0C8A56"/>
    <w:rsid w:val="0C7B7220"/>
    <w:rsid w:val="0DA5313D"/>
    <w:rsid w:val="0DB71E0A"/>
    <w:rsid w:val="0DCAFA68"/>
    <w:rsid w:val="0DD81507"/>
    <w:rsid w:val="0E4168A0"/>
    <w:rsid w:val="0E58BFCB"/>
    <w:rsid w:val="0E6605E2"/>
    <w:rsid w:val="0E82E4FC"/>
    <w:rsid w:val="0EB1C183"/>
    <w:rsid w:val="0ED58C93"/>
    <w:rsid w:val="0ED9CA3E"/>
    <w:rsid w:val="0F1B8C00"/>
    <w:rsid w:val="0F1DBD7A"/>
    <w:rsid w:val="0F5773BB"/>
    <w:rsid w:val="0FA83819"/>
    <w:rsid w:val="0FB5FEF5"/>
    <w:rsid w:val="0FE4E621"/>
    <w:rsid w:val="102A3899"/>
    <w:rsid w:val="102AE6C4"/>
    <w:rsid w:val="104240D6"/>
    <w:rsid w:val="104D04D9"/>
    <w:rsid w:val="108F794C"/>
    <w:rsid w:val="109705B9"/>
    <w:rsid w:val="10AE2085"/>
    <w:rsid w:val="10B41F9F"/>
    <w:rsid w:val="10C5147A"/>
    <w:rsid w:val="10DA35D2"/>
    <w:rsid w:val="111D290C"/>
    <w:rsid w:val="113C29D8"/>
    <w:rsid w:val="11790962"/>
    <w:rsid w:val="1190FE49"/>
    <w:rsid w:val="11BA85BE"/>
    <w:rsid w:val="11C079AB"/>
    <w:rsid w:val="11F437C9"/>
    <w:rsid w:val="126CCC55"/>
    <w:rsid w:val="12952054"/>
    <w:rsid w:val="12AD87C1"/>
    <w:rsid w:val="12EABD43"/>
    <w:rsid w:val="12FC5891"/>
    <w:rsid w:val="135A9209"/>
    <w:rsid w:val="1381237C"/>
    <w:rsid w:val="1441F729"/>
    <w:rsid w:val="14459A74"/>
    <w:rsid w:val="1447568B"/>
    <w:rsid w:val="14B08007"/>
    <w:rsid w:val="14D65194"/>
    <w:rsid w:val="14F0A644"/>
    <w:rsid w:val="14F5F32B"/>
    <w:rsid w:val="151CDD19"/>
    <w:rsid w:val="156068D4"/>
    <w:rsid w:val="1584D83C"/>
    <w:rsid w:val="1596ADAE"/>
    <w:rsid w:val="15AC09D7"/>
    <w:rsid w:val="15D6FAA0"/>
    <w:rsid w:val="162B5DA6"/>
    <w:rsid w:val="162CE295"/>
    <w:rsid w:val="1642852C"/>
    <w:rsid w:val="1668F368"/>
    <w:rsid w:val="16815254"/>
    <w:rsid w:val="16C5875D"/>
    <w:rsid w:val="16CB9A63"/>
    <w:rsid w:val="16EA6663"/>
    <w:rsid w:val="1719E879"/>
    <w:rsid w:val="172675AC"/>
    <w:rsid w:val="172CBE61"/>
    <w:rsid w:val="173F4395"/>
    <w:rsid w:val="174D3F06"/>
    <w:rsid w:val="179833FB"/>
    <w:rsid w:val="17A6DBE1"/>
    <w:rsid w:val="17CE242B"/>
    <w:rsid w:val="17D97151"/>
    <w:rsid w:val="17F602A9"/>
    <w:rsid w:val="18676AC4"/>
    <w:rsid w:val="187E6812"/>
    <w:rsid w:val="189386BA"/>
    <w:rsid w:val="18E90F67"/>
    <w:rsid w:val="19171F04"/>
    <w:rsid w:val="192F1871"/>
    <w:rsid w:val="19567E56"/>
    <w:rsid w:val="19B278DF"/>
    <w:rsid w:val="1A20D6E3"/>
    <w:rsid w:val="1A265AB2"/>
    <w:rsid w:val="1A930A70"/>
    <w:rsid w:val="1AD37C85"/>
    <w:rsid w:val="1B21AB4B"/>
    <w:rsid w:val="1B4348C5"/>
    <w:rsid w:val="1B4BD49E"/>
    <w:rsid w:val="1B5D6DC4"/>
    <w:rsid w:val="1B5E4564"/>
    <w:rsid w:val="1C569B26"/>
    <w:rsid w:val="1D3ADBE7"/>
    <w:rsid w:val="1D4B8ED7"/>
    <w:rsid w:val="1DA39DB2"/>
    <w:rsid w:val="1DB0DBC0"/>
    <w:rsid w:val="1DCBF79A"/>
    <w:rsid w:val="1DE944C4"/>
    <w:rsid w:val="1E5245DF"/>
    <w:rsid w:val="1E72B1CC"/>
    <w:rsid w:val="1E91A467"/>
    <w:rsid w:val="1E9ABC41"/>
    <w:rsid w:val="1ECB1431"/>
    <w:rsid w:val="1ED9E3B2"/>
    <w:rsid w:val="1EE01090"/>
    <w:rsid w:val="1EFEC80A"/>
    <w:rsid w:val="1F1121C8"/>
    <w:rsid w:val="1F3B71ED"/>
    <w:rsid w:val="1F525BA3"/>
    <w:rsid w:val="1F70F7CC"/>
    <w:rsid w:val="1F7ABF9B"/>
    <w:rsid w:val="1FD05F55"/>
    <w:rsid w:val="1FD5B050"/>
    <w:rsid w:val="1FF846C7"/>
    <w:rsid w:val="1FFFA06F"/>
    <w:rsid w:val="20106DAD"/>
    <w:rsid w:val="2017765D"/>
    <w:rsid w:val="202454D6"/>
    <w:rsid w:val="205F8FC0"/>
    <w:rsid w:val="208F646D"/>
    <w:rsid w:val="209D9D87"/>
    <w:rsid w:val="20E13BD4"/>
    <w:rsid w:val="20EF249F"/>
    <w:rsid w:val="2102F9B1"/>
    <w:rsid w:val="2134CD81"/>
    <w:rsid w:val="216B7690"/>
    <w:rsid w:val="219485AF"/>
    <w:rsid w:val="21A24A45"/>
    <w:rsid w:val="21B503BD"/>
    <w:rsid w:val="21CB551C"/>
    <w:rsid w:val="221369D5"/>
    <w:rsid w:val="2233CC14"/>
    <w:rsid w:val="226A8E70"/>
    <w:rsid w:val="2283EE8D"/>
    <w:rsid w:val="228FF1AD"/>
    <w:rsid w:val="22983CE1"/>
    <w:rsid w:val="22AB441E"/>
    <w:rsid w:val="22CB44AF"/>
    <w:rsid w:val="22DED0BC"/>
    <w:rsid w:val="22F15D25"/>
    <w:rsid w:val="23356E67"/>
    <w:rsid w:val="23A0E22F"/>
    <w:rsid w:val="23B09F84"/>
    <w:rsid w:val="23C3A380"/>
    <w:rsid w:val="24266A6E"/>
    <w:rsid w:val="2426AE06"/>
    <w:rsid w:val="2428869A"/>
    <w:rsid w:val="24366A86"/>
    <w:rsid w:val="243B391E"/>
    <w:rsid w:val="24707907"/>
    <w:rsid w:val="24CF238C"/>
    <w:rsid w:val="250579D8"/>
    <w:rsid w:val="2562DF67"/>
    <w:rsid w:val="262AE05C"/>
    <w:rsid w:val="2631FEFA"/>
    <w:rsid w:val="2645F20A"/>
    <w:rsid w:val="26562B92"/>
    <w:rsid w:val="26776680"/>
    <w:rsid w:val="268EBEF9"/>
    <w:rsid w:val="2706EFF8"/>
    <w:rsid w:val="2723358A"/>
    <w:rsid w:val="273051C6"/>
    <w:rsid w:val="2753B5CF"/>
    <w:rsid w:val="276F6810"/>
    <w:rsid w:val="28118BC9"/>
    <w:rsid w:val="282F4AF2"/>
    <w:rsid w:val="28360FE0"/>
    <w:rsid w:val="284CF2B2"/>
    <w:rsid w:val="28935597"/>
    <w:rsid w:val="28BC7546"/>
    <w:rsid w:val="28E9CCE7"/>
    <w:rsid w:val="296C66B9"/>
    <w:rsid w:val="29C514B1"/>
    <w:rsid w:val="29CCCC39"/>
    <w:rsid w:val="29E15054"/>
    <w:rsid w:val="2A161D6E"/>
    <w:rsid w:val="2A49F79B"/>
    <w:rsid w:val="2A5D9487"/>
    <w:rsid w:val="2A694259"/>
    <w:rsid w:val="2A6CA3AA"/>
    <w:rsid w:val="2A792FC5"/>
    <w:rsid w:val="2A7F4AEF"/>
    <w:rsid w:val="2A915245"/>
    <w:rsid w:val="2AA1A76A"/>
    <w:rsid w:val="2AA65B98"/>
    <w:rsid w:val="2ACAC702"/>
    <w:rsid w:val="2ACC3A5D"/>
    <w:rsid w:val="2B0CF540"/>
    <w:rsid w:val="2BA88B13"/>
    <w:rsid w:val="2BADE964"/>
    <w:rsid w:val="2BB40060"/>
    <w:rsid w:val="2BCE4D4F"/>
    <w:rsid w:val="2BD6617B"/>
    <w:rsid w:val="2C084C93"/>
    <w:rsid w:val="2CAC4D3B"/>
    <w:rsid w:val="2CB28C4C"/>
    <w:rsid w:val="2CC7256F"/>
    <w:rsid w:val="2CDC1E68"/>
    <w:rsid w:val="2CE9C1B2"/>
    <w:rsid w:val="2D2A11FF"/>
    <w:rsid w:val="2D6A3372"/>
    <w:rsid w:val="2DA0E31B"/>
    <w:rsid w:val="2DCF275E"/>
    <w:rsid w:val="2DD8BFDF"/>
    <w:rsid w:val="2DF62B6D"/>
    <w:rsid w:val="2DF9B4CE"/>
    <w:rsid w:val="2E8F83A5"/>
    <w:rsid w:val="2EA6AC41"/>
    <w:rsid w:val="2ED2444E"/>
    <w:rsid w:val="2F0143FB"/>
    <w:rsid w:val="2F617327"/>
    <w:rsid w:val="2F6960AD"/>
    <w:rsid w:val="2F885613"/>
    <w:rsid w:val="2F8B3B70"/>
    <w:rsid w:val="2FC47218"/>
    <w:rsid w:val="2FFC9BDC"/>
    <w:rsid w:val="30116E1B"/>
    <w:rsid w:val="303FCBB3"/>
    <w:rsid w:val="305DC225"/>
    <w:rsid w:val="30661CAF"/>
    <w:rsid w:val="307AC792"/>
    <w:rsid w:val="3087DE3D"/>
    <w:rsid w:val="309FC741"/>
    <w:rsid w:val="30B08E71"/>
    <w:rsid w:val="30BCA167"/>
    <w:rsid w:val="30D46C6E"/>
    <w:rsid w:val="30FD4388"/>
    <w:rsid w:val="3179A613"/>
    <w:rsid w:val="31B02198"/>
    <w:rsid w:val="31C465A9"/>
    <w:rsid w:val="31C8A181"/>
    <w:rsid w:val="328065C2"/>
    <w:rsid w:val="329C1CA5"/>
    <w:rsid w:val="32A5D67C"/>
    <w:rsid w:val="32EE40B1"/>
    <w:rsid w:val="333DFD96"/>
    <w:rsid w:val="33651F54"/>
    <w:rsid w:val="33A06F93"/>
    <w:rsid w:val="33C15C42"/>
    <w:rsid w:val="34440FEC"/>
    <w:rsid w:val="3455970E"/>
    <w:rsid w:val="347AB7B1"/>
    <w:rsid w:val="3481E80F"/>
    <w:rsid w:val="3492091D"/>
    <w:rsid w:val="34B760B4"/>
    <w:rsid w:val="34E87F63"/>
    <w:rsid w:val="35003B40"/>
    <w:rsid w:val="35D8A231"/>
    <w:rsid w:val="3617FBB2"/>
    <w:rsid w:val="36CCB313"/>
    <w:rsid w:val="3722EF32"/>
    <w:rsid w:val="3762E6F5"/>
    <w:rsid w:val="377BB0AE"/>
    <w:rsid w:val="377F7D59"/>
    <w:rsid w:val="378E43F3"/>
    <w:rsid w:val="3792C352"/>
    <w:rsid w:val="3820C885"/>
    <w:rsid w:val="382F9D19"/>
    <w:rsid w:val="3860C182"/>
    <w:rsid w:val="386C4F6D"/>
    <w:rsid w:val="386F73A1"/>
    <w:rsid w:val="3873C3EC"/>
    <w:rsid w:val="387C5876"/>
    <w:rsid w:val="3885D977"/>
    <w:rsid w:val="38A0BCA9"/>
    <w:rsid w:val="38E24857"/>
    <w:rsid w:val="391885DE"/>
    <w:rsid w:val="39291FF6"/>
    <w:rsid w:val="39381817"/>
    <w:rsid w:val="39573AD2"/>
    <w:rsid w:val="3982E8B0"/>
    <w:rsid w:val="39E4710B"/>
    <w:rsid w:val="39E689E1"/>
    <w:rsid w:val="39EF0803"/>
    <w:rsid w:val="39F6E23E"/>
    <w:rsid w:val="3A08817B"/>
    <w:rsid w:val="3A1E47E2"/>
    <w:rsid w:val="3ACBFBED"/>
    <w:rsid w:val="3B04A324"/>
    <w:rsid w:val="3B0AA78E"/>
    <w:rsid w:val="3B5AD1C3"/>
    <w:rsid w:val="3C27B597"/>
    <w:rsid w:val="3C60FC0E"/>
    <w:rsid w:val="3C9D802A"/>
    <w:rsid w:val="3CCF2C8D"/>
    <w:rsid w:val="3D230223"/>
    <w:rsid w:val="3D7B11A0"/>
    <w:rsid w:val="3DBFB261"/>
    <w:rsid w:val="3DCF0574"/>
    <w:rsid w:val="3DD5BB4C"/>
    <w:rsid w:val="3DE74CB3"/>
    <w:rsid w:val="3E5CC739"/>
    <w:rsid w:val="3E65B46E"/>
    <w:rsid w:val="3E69CAF4"/>
    <w:rsid w:val="3EA7E7BB"/>
    <w:rsid w:val="3EB6DD4D"/>
    <w:rsid w:val="3F120103"/>
    <w:rsid w:val="3F184342"/>
    <w:rsid w:val="3F654CF2"/>
    <w:rsid w:val="3F830887"/>
    <w:rsid w:val="3FC7EEB2"/>
    <w:rsid w:val="40AE48DF"/>
    <w:rsid w:val="40CB8F03"/>
    <w:rsid w:val="40F4C091"/>
    <w:rsid w:val="410AC26D"/>
    <w:rsid w:val="412A8E69"/>
    <w:rsid w:val="4131223B"/>
    <w:rsid w:val="413B3376"/>
    <w:rsid w:val="41713549"/>
    <w:rsid w:val="41C8B2E2"/>
    <w:rsid w:val="425E478F"/>
    <w:rsid w:val="4279F962"/>
    <w:rsid w:val="42892A9D"/>
    <w:rsid w:val="42BE83C7"/>
    <w:rsid w:val="42C0917B"/>
    <w:rsid w:val="432F729E"/>
    <w:rsid w:val="43845EC7"/>
    <w:rsid w:val="43943190"/>
    <w:rsid w:val="4396488F"/>
    <w:rsid w:val="446B3587"/>
    <w:rsid w:val="44E651F5"/>
    <w:rsid w:val="44F3228E"/>
    <w:rsid w:val="450042FD"/>
    <w:rsid w:val="451353B2"/>
    <w:rsid w:val="455A5C3F"/>
    <w:rsid w:val="457CCE77"/>
    <w:rsid w:val="4588A19B"/>
    <w:rsid w:val="463ABC06"/>
    <w:rsid w:val="46509934"/>
    <w:rsid w:val="468D3552"/>
    <w:rsid w:val="469698A1"/>
    <w:rsid w:val="46B08D6C"/>
    <w:rsid w:val="46B8DB9D"/>
    <w:rsid w:val="46B8E711"/>
    <w:rsid w:val="46BDC1A9"/>
    <w:rsid w:val="4713A9E7"/>
    <w:rsid w:val="472471FC"/>
    <w:rsid w:val="47330BB9"/>
    <w:rsid w:val="478BE147"/>
    <w:rsid w:val="4791EE10"/>
    <w:rsid w:val="47F694D5"/>
    <w:rsid w:val="480042F8"/>
    <w:rsid w:val="482089FC"/>
    <w:rsid w:val="48ADE4DC"/>
    <w:rsid w:val="48F948B3"/>
    <w:rsid w:val="495E9711"/>
    <w:rsid w:val="4969E4F4"/>
    <w:rsid w:val="4976A08E"/>
    <w:rsid w:val="4A1BE0CF"/>
    <w:rsid w:val="4A937751"/>
    <w:rsid w:val="4AC65C2F"/>
    <w:rsid w:val="4B07A2FB"/>
    <w:rsid w:val="4B0C0DB2"/>
    <w:rsid w:val="4B3A5FE2"/>
    <w:rsid w:val="4B4AA1AC"/>
    <w:rsid w:val="4BC52D6D"/>
    <w:rsid w:val="4BCD88AC"/>
    <w:rsid w:val="4BEA6EA9"/>
    <w:rsid w:val="4C11D8FD"/>
    <w:rsid w:val="4C47D2CF"/>
    <w:rsid w:val="4C586C79"/>
    <w:rsid w:val="4C6A187C"/>
    <w:rsid w:val="4C741E84"/>
    <w:rsid w:val="4C8EC7C1"/>
    <w:rsid w:val="4D30B48F"/>
    <w:rsid w:val="4D3E71D3"/>
    <w:rsid w:val="4D8D7698"/>
    <w:rsid w:val="4D9BA456"/>
    <w:rsid w:val="4DB1CE38"/>
    <w:rsid w:val="4DC7813E"/>
    <w:rsid w:val="4E195AD7"/>
    <w:rsid w:val="4E1FB4C6"/>
    <w:rsid w:val="4E2427B7"/>
    <w:rsid w:val="4E2F1948"/>
    <w:rsid w:val="4E346BDB"/>
    <w:rsid w:val="4E4D5BFB"/>
    <w:rsid w:val="4E63F3A7"/>
    <w:rsid w:val="4E7BD838"/>
    <w:rsid w:val="4EBA3A70"/>
    <w:rsid w:val="4EC84BA7"/>
    <w:rsid w:val="4EE39E18"/>
    <w:rsid w:val="4EF0EB14"/>
    <w:rsid w:val="4F2B7457"/>
    <w:rsid w:val="4F4C1267"/>
    <w:rsid w:val="4F967540"/>
    <w:rsid w:val="4FB0C5DF"/>
    <w:rsid w:val="4FB3F8F7"/>
    <w:rsid w:val="4FF63DE2"/>
    <w:rsid w:val="505DB468"/>
    <w:rsid w:val="50739318"/>
    <w:rsid w:val="508CBB75"/>
    <w:rsid w:val="509D063A"/>
    <w:rsid w:val="509E01B0"/>
    <w:rsid w:val="50C34D6F"/>
    <w:rsid w:val="50E0A1D5"/>
    <w:rsid w:val="510D0816"/>
    <w:rsid w:val="51312D48"/>
    <w:rsid w:val="5167B189"/>
    <w:rsid w:val="51ACB56D"/>
    <w:rsid w:val="51F2EADB"/>
    <w:rsid w:val="520F6379"/>
    <w:rsid w:val="52121D47"/>
    <w:rsid w:val="521233D8"/>
    <w:rsid w:val="5215ADA2"/>
    <w:rsid w:val="5299BE23"/>
    <w:rsid w:val="52B21F76"/>
    <w:rsid w:val="52BABC1B"/>
    <w:rsid w:val="52F257B4"/>
    <w:rsid w:val="53291762"/>
    <w:rsid w:val="5345662A"/>
    <w:rsid w:val="537D786E"/>
    <w:rsid w:val="53F9B21B"/>
    <w:rsid w:val="5409E9A3"/>
    <w:rsid w:val="54435A6B"/>
    <w:rsid w:val="54630E20"/>
    <w:rsid w:val="54A412F6"/>
    <w:rsid w:val="54B91CF4"/>
    <w:rsid w:val="54D85B95"/>
    <w:rsid w:val="55269D08"/>
    <w:rsid w:val="55511726"/>
    <w:rsid w:val="5552DF9C"/>
    <w:rsid w:val="55973C37"/>
    <w:rsid w:val="55EC1508"/>
    <w:rsid w:val="5687DB1D"/>
    <w:rsid w:val="56CA81EC"/>
    <w:rsid w:val="56D61425"/>
    <w:rsid w:val="56D7D861"/>
    <w:rsid w:val="57044772"/>
    <w:rsid w:val="5739E1CA"/>
    <w:rsid w:val="579AAEE2"/>
    <w:rsid w:val="57B3B273"/>
    <w:rsid w:val="57F8D8C6"/>
    <w:rsid w:val="57FD4781"/>
    <w:rsid w:val="5806A964"/>
    <w:rsid w:val="5806C4B9"/>
    <w:rsid w:val="580B2508"/>
    <w:rsid w:val="58726320"/>
    <w:rsid w:val="58B3BF3A"/>
    <w:rsid w:val="59601E76"/>
    <w:rsid w:val="597458A5"/>
    <w:rsid w:val="5987F4B2"/>
    <w:rsid w:val="59EC3A21"/>
    <w:rsid w:val="5A228E0F"/>
    <w:rsid w:val="5A2650BF"/>
    <w:rsid w:val="5A7579F7"/>
    <w:rsid w:val="5A862C44"/>
    <w:rsid w:val="5AACA5A3"/>
    <w:rsid w:val="5AB4A839"/>
    <w:rsid w:val="5ABD9B3D"/>
    <w:rsid w:val="5AD22AD8"/>
    <w:rsid w:val="5AE7EB72"/>
    <w:rsid w:val="5B12B6A6"/>
    <w:rsid w:val="5B1597C2"/>
    <w:rsid w:val="5BAFF522"/>
    <w:rsid w:val="5BE54240"/>
    <w:rsid w:val="5BE77AE4"/>
    <w:rsid w:val="5C6792AE"/>
    <w:rsid w:val="5C8A70EC"/>
    <w:rsid w:val="5C8C4D1B"/>
    <w:rsid w:val="5D361029"/>
    <w:rsid w:val="5D3A1F2B"/>
    <w:rsid w:val="5D60266C"/>
    <w:rsid w:val="5D9B0B45"/>
    <w:rsid w:val="5DA8B8EC"/>
    <w:rsid w:val="5E170220"/>
    <w:rsid w:val="5E1E0E44"/>
    <w:rsid w:val="5E3339DA"/>
    <w:rsid w:val="5E61E799"/>
    <w:rsid w:val="5EDE6F71"/>
    <w:rsid w:val="5EE89598"/>
    <w:rsid w:val="5FCCBFE9"/>
    <w:rsid w:val="5FECBF35"/>
    <w:rsid w:val="5FF737C8"/>
    <w:rsid w:val="60326704"/>
    <w:rsid w:val="6071EB73"/>
    <w:rsid w:val="6087C617"/>
    <w:rsid w:val="60894EBB"/>
    <w:rsid w:val="60AE863D"/>
    <w:rsid w:val="60BFA074"/>
    <w:rsid w:val="618692AF"/>
    <w:rsid w:val="61895536"/>
    <w:rsid w:val="619FBB0C"/>
    <w:rsid w:val="61A5C461"/>
    <w:rsid w:val="61B48E4A"/>
    <w:rsid w:val="61B8F7BA"/>
    <w:rsid w:val="61CC37E5"/>
    <w:rsid w:val="61F85577"/>
    <w:rsid w:val="621CB89E"/>
    <w:rsid w:val="6252F744"/>
    <w:rsid w:val="6256BC68"/>
    <w:rsid w:val="626889DE"/>
    <w:rsid w:val="62924D7D"/>
    <w:rsid w:val="6297ECBA"/>
    <w:rsid w:val="62B090C2"/>
    <w:rsid w:val="62B8909C"/>
    <w:rsid w:val="62CA09A8"/>
    <w:rsid w:val="62D6F481"/>
    <w:rsid w:val="63194A36"/>
    <w:rsid w:val="63AB36EC"/>
    <w:rsid w:val="63C5A93E"/>
    <w:rsid w:val="63C65F3F"/>
    <w:rsid w:val="63EDCA0D"/>
    <w:rsid w:val="6432FB9B"/>
    <w:rsid w:val="64867DEB"/>
    <w:rsid w:val="64CC7759"/>
    <w:rsid w:val="65515A3C"/>
    <w:rsid w:val="6563AAB8"/>
    <w:rsid w:val="65906EA9"/>
    <w:rsid w:val="65B9B2BF"/>
    <w:rsid w:val="65D54468"/>
    <w:rsid w:val="65F0315E"/>
    <w:rsid w:val="6602B282"/>
    <w:rsid w:val="66242018"/>
    <w:rsid w:val="66439DFC"/>
    <w:rsid w:val="66579C4B"/>
    <w:rsid w:val="6670C225"/>
    <w:rsid w:val="6696B509"/>
    <w:rsid w:val="66AC124B"/>
    <w:rsid w:val="66AEEAEA"/>
    <w:rsid w:val="66D2D414"/>
    <w:rsid w:val="66FC4A00"/>
    <w:rsid w:val="675C9792"/>
    <w:rsid w:val="6787BE7A"/>
    <w:rsid w:val="679C85E4"/>
    <w:rsid w:val="67EA29FB"/>
    <w:rsid w:val="680511CB"/>
    <w:rsid w:val="685552B3"/>
    <w:rsid w:val="68578ED7"/>
    <w:rsid w:val="68798985"/>
    <w:rsid w:val="6911B371"/>
    <w:rsid w:val="691E3DA4"/>
    <w:rsid w:val="697B3EBE"/>
    <w:rsid w:val="697C49DD"/>
    <w:rsid w:val="698259A9"/>
    <w:rsid w:val="69DB5F71"/>
    <w:rsid w:val="69FC26E5"/>
    <w:rsid w:val="6A2552A1"/>
    <w:rsid w:val="6A392713"/>
    <w:rsid w:val="6A88FFD1"/>
    <w:rsid w:val="6A8A88D2"/>
    <w:rsid w:val="6A973C77"/>
    <w:rsid w:val="6AA666B9"/>
    <w:rsid w:val="6B51BAB5"/>
    <w:rsid w:val="6B6D3608"/>
    <w:rsid w:val="6BE7921B"/>
    <w:rsid w:val="6C1FB256"/>
    <w:rsid w:val="6C78C8E2"/>
    <w:rsid w:val="6C978D0F"/>
    <w:rsid w:val="6CCC07DD"/>
    <w:rsid w:val="6CFBAA61"/>
    <w:rsid w:val="6D2F01D2"/>
    <w:rsid w:val="6D371C87"/>
    <w:rsid w:val="6D386368"/>
    <w:rsid w:val="6D43158E"/>
    <w:rsid w:val="6D5B3E70"/>
    <w:rsid w:val="6D5F61B3"/>
    <w:rsid w:val="6DAC014A"/>
    <w:rsid w:val="6DB1B8CD"/>
    <w:rsid w:val="6DB22A4B"/>
    <w:rsid w:val="6DEB81A4"/>
    <w:rsid w:val="6E1BD2F0"/>
    <w:rsid w:val="6E335D70"/>
    <w:rsid w:val="6E502D0A"/>
    <w:rsid w:val="6E5A987E"/>
    <w:rsid w:val="6E6515B7"/>
    <w:rsid w:val="6E7DDA44"/>
    <w:rsid w:val="6E81FA2D"/>
    <w:rsid w:val="6E8BD594"/>
    <w:rsid w:val="6E9508D8"/>
    <w:rsid w:val="6EDC608D"/>
    <w:rsid w:val="6F0C3E6E"/>
    <w:rsid w:val="6F6A5EEF"/>
    <w:rsid w:val="6FC289D8"/>
    <w:rsid w:val="6FCF2DD1"/>
    <w:rsid w:val="6FF45B6E"/>
    <w:rsid w:val="703E2EDB"/>
    <w:rsid w:val="70460445"/>
    <w:rsid w:val="70FD0590"/>
    <w:rsid w:val="711B7345"/>
    <w:rsid w:val="714F9A4A"/>
    <w:rsid w:val="715EB0C5"/>
    <w:rsid w:val="7173320B"/>
    <w:rsid w:val="718F3EA9"/>
    <w:rsid w:val="71BD0DF8"/>
    <w:rsid w:val="7226B0E0"/>
    <w:rsid w:val="724FD82D"/>
    <w:rsid w:val="727D5DA4"/>
    <w:rsid w:val="72C88F8E"/>
    <w:rsid w:val="72EE35B7"/>
    <w:rsid w:val="72F7972A"/>
    <w:rsid w:val="730B3C66"/>
    <w:rsid w:val="731FCED3"/>
    <w:rsid w:val="73545439"/>
    <w:rsid w:val="73679A98"/>
    <w:rsid w:val="737EC07D"/>
    <w:rsid w:val="73AA23BB"/>
    <w:rsid w:val="73AB31AF"/>
    <w:rsid w:val="73CD3F55"/>
    <w:rsid w:val="73D0DBA0"/>
    <w:rsid w:val="747BC8EF"/>
    <w:rsid w:val="7494ABE5"/>
    <w:rsid w:val="74953ED9"/>
    <w:rsid w:val="7530FED4"/>
    <w:rsid w:val="753DD432"/>
    <w:rsid w:val="756D2AC6"/>
    <w:rsid w:val="7572A58C"/>
    <w:rsid w:val="75919AB5"/>
    <w:rsid w:val="7593FC10"/>
    <w:rsid w:val="75BD54F1"/>
    <w:rsid w:val="75F743D9"/>
    <w:rsid w:val="75F85A3F"/>
    <w:rsid w:val="7660DE05"/>
    <w:rsid w:val="768A6255"/>
    <w:rsid w:val="76B1BC0E"/>
    <w:rsid w:val="76C3997C"/>
    <w:rsid w:val="76CC967C"/>
    <w:rsid w:val="7745BC02"/>
    <w:rsid w:val="77592552"/>
    <w:rsid w:val="7784A53B"/>
    <w:rsid w:val="77A04046"/>
    <w:rsid w:val="77BBFC06"/>
    <w:rsid w:val="781C9499"/>
    <w:rsid w:val="78311646"/>
    <w:rsid w:val="7837EE5D"/>
    <w:rsid w:val="78524E20"/>
    <w:rsid w:val="7886EC0F"/>
    <w:rsid w:val="7887FFE4"/>
    <w:rsid w:val="7961B8BF"/>
    <w:rsid w:val="79B7E345"/>
    <w:rsid w:val="79BCCC8F"/>
    <w:rsid w:val="7A94AE3A"/>
    <w:rsid w:val="7A9F9119"/>
    <w:rsid w:val="7AF840F1"/>
    <w:rsid w:val="7AFC5641"/>
    <w:rsid w:val="7B0CCC70"/>
    <w:rsid w:val="7B512A3C"/>
    <w:rsid w:val="7B652C6F"/>
    <w:rsid w:val="7B6FE794"/>
    <w:rsid w:val="7BD8CB92"/>
    <w:rsid w:val="7BEBCCAF"/>
    <w:rsid w:val="7C65B9B3"/>
    <w:rsid w:val="7C9BADAA"/>
    <w:rsid w:val="7CACF2EF"/>
    <w:rsid w:val="7CBC2198"/>
    <w:rsid w:val="7CBCD8BE"/>
    <w:rsid w:val="7CEACF19"/>
    <w:rsid w:val="7CF1DBE9"/>
    <w:rsid w:val="7D0C69F9"/>
    <w:rsid w:val="7D212A95"/>
    <w:rsid w:val="7DBA03B6"/>
    <w:rsid w:val="7DC21E0D"/>
    <w:rsid w:val="7E008A26"/>
    <w:rsid w:val="7E1CE8A4"/>
    <w:rsid w:val="7E52A769"/>
    <w:rsid w:val="7E7C710C"/>
    <w:rsid w:val="7EC91A58"/>
    <w:rsid w:val="7ED7A861"/>
    <w:rsid w:val="7EEA923A"/>
    <w:rsid w:val="7F533837"/>
    <w:rsid w:val="7F6118E4"/>
    <w:rsid w:val="7F659F60"/>
    <w:rsid w:val="7F73C1DF"/>
    <w:rsid w:val="7F994BEF"/>
    <w:rsid w:val="7FA9E757"/>
    <w:rsid w:val="7FAD3BA8"/>
    <w:rsid w:val="7FC9C3FD"/>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F83A5"/>
  <w15:chartTrackingRefBased/>
  <w15:docId w15:val="{9552854E-D37B-4629-A48D-6C084624F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1607"/>
    <w:rPr>
      <w:rFonts w:ascii="Times New Roman" w:hAnsi="Times New Roman"/>
      <w:sz w:val="28"/>
    </w:rPr>
  </w:style>
  <w:style w:type="paragraph" w:styleId="Heading1">
    <w:name w:val="heading 1"/>
    <w:basedOn w:val="Normal"/>
    <w:next w:val="Normal"/>
    <w:link w:val="Heading1Char"/>
    <w:uiPriority w:val="9"/>
    <w:qFormat/>
    <w:rsid w:val="007375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60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63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60821"/>
    <w:pPr>
      <w:keepNext/>
      <w:keepLines/>
      <w:spacing w:before="40" w:after="0"/>
      <w:outlineLvl w:val="3"/>
    </w:pPr>
    <w:rPr>
      <w:rFonts w:asciiTheme="majorHAnsi" w:eastAsiaTheme="majorEastAsia" w:hAnsiTheme="majorHAnsi"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qFormat/>
    <w:rsid w:val="0073758D"/>
    <w:pPr>
      <w:suppressAutoHyphens/>
      <w:spacing w:beforeAutospacing="1" w:afterAutospacing="1" w:line="240" w:lineRule="auto"/>
    </w:pPr>
    <w:rPr>
      <w:rFonts w:eastAsia="Times New Roman" w:cs="Times New Roman"/>
      <w:sz w:val="24"/>
      <w:szCs w:val="24"/>
      <w:lang w:val="en-US"/>
    </w:rPr>
  </w:style>
  <w:style w:type="character" w:customStyle="1" w:styleId="Heading1Char">
    <w:name w:val="Heading 1 Char"/>
    <w:basedOn w:val="DefaultParagraphFont"/>
    <w:link w:val="Heading1"/>
    <w:uiPriority w:val="9"/>
    <w:rsid w:val="0073758D"/>
    <w:rPr>
      <w:rFonts w:asciiTheme="majorHAnsi" w:eastAsiaTheme="majorEastAsia" w:hAnsiTheme="majorHAnsi" w:cstheme="majorBidi"/>
      <w:color w:val="2F5496" w:themeColor="accent1" w:themeShade="BF"/>
      <w:sz w:val="32"/>
      <w:szCs w:val="32"/>
    </w:rPr>
  </w:style>
  <w:style w:type="character" w:customStyle="1" w:styleId="BodyTextChar">
    <w:name w:val="Body Text Char"/>
    <w:basedOn w:val="DefaultParagraphFont"/>
    <w:link w:val="BodyText"/>
    <w:uiPriority w:val="1"/>
    <w:qFormat/>
    <w:rsid w:val="004D56DB"/>
    <w:rPr>
      <w:rFonts w:ascii="Times New Roman" w:eastAsia="Times New Roman" w:hAnsi="Times New Roman" w:cs="Times New Roman"/>
      <w:sz w:val="26"/>
      <w:szCs w:val="26"/>
      <w:lang w:val="vi"/>
    </w:rPr>
  </w:style>
  <w:style w:type="paragraph" w:styleId="BodyText">
    <w:name w:val="Body Text"/>
    <w:basedOn w:val="Normal"/>
    <w:link w:val="BodyTextChar"/>
    <w:uiPriority w:val="1"/>
    <w:qFormat/>
    <w:rsid w:val="004D56DB"/>
    <w:pPr>
      <w:widowControl w:val="0"/>
      <w:suppressAutoHyphens/>
      <w:spacing w:after="0" w:line="240" w:lineRule="auto"/>
    </w:pPr>
    <w:rPr>
      <w:rFonts w:eastAsia="Times New Roman" w:cs="Times New Roman"/>
      <w:sz w:val="26"/>
      <w:szCs w:val="26"/>
      <w:lang w:val="vi"/>
    </w:rPr>
  </w:style>
  <w:style w:type="character" w:customStyle="1" w:styleId="ThnVnbanChar1">
    <w:name w:val="Thân Văn bản Char1"/>
    <w:basedOn w:val="DefaultParagraphFont"/>
    <w:uiPriority w:val="99"/>
    <w:semiHidden/>
    <w:rsid w:val="004D56DB"/>
  </w:style>
  <w:style w:type="paragraph" w:styleId="TOCHeading">
    <w:name w:val="TOC Heading"/>
    <w:basedOn w:val="Heading1"/>
    <w:next w:val="Normal"/>
    <w:uiPriority w:val="39"/>
    <w:unhideWhenUsed/>
    <w:qFormat/>
    <w:rsid w:val="00097C54"/>
    <w:pPr>
      <w:outlineLvl w:val="9"/>
    </w:pPr>
    <w:rPr>
      <w:lang w:val="en-US"/>
    </w:rPr>
  </w:style>
  <w:style w:type="paragraph" w:styleId="TOC1">
    <w:name w:val="toc 1"/>
    <w:basedOn w:val="Normal"/>
    <w:next w:val="Normal"/>
    <w:autoRedefine/>
    <w:uiPriority w:val="39"/>
    <w:unhideWhenUsed/>
    <w:rsid w:val="00097C54"/>
    <w:pPr>
      <w:spacing w:after="100"/>
    </w:pPr>
  </w:style>
  <w:style w:type="character" w:styleId="FollowedHyperlink">
    <w:name w:val="FollowedHyperlink"/>
    <w:basedOn w:val="DefaultParagraphFont"/>
    <w:uiPriority w:val="99"/>
    <w:semiHidden/>
    <w:unhideWhenUsed/>
    <w:rsid w:val="00A061FC"/>
    <w:rPr>
      <w:color w:val="954F72" w:themeColor="followedHyperlink"/>
      <w:u w:val="single"/>
    </w:rPr>
  </w:style>
  <w:style w:type="table" w:styleId="GridTable4-Accent5">
    <w:name w:val="Grid Table 4 Accent 5"/>
    <w:basedOn w:val="TableNormal"/>
    <w:uiPriority w:val="49"/>
    <w:rsid w:val="00EE217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IntenseQuote">
    <w:name w:val="Intense Quote"/>
    <w:basedOn w:val="Normal"/>
    <w:next w:val="Normal"/>
    <w:link w:val="IntenseQuoteChar"/>
    <w:uiPriority w:val="30"/>
    <w:qFormat/>
    <w:rsid w:val="001C362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C362C"/>
    <w:rPr>
      <w:i/>
      <w:iCs/>
      <w:color w:val="4472C4" w:themeColor="accent1"/>
    </w:rPr>
  </w:style>
  <w:style w:type="paragraph" w:styleId="TOC2">
    <w:name w:val="toc 2"/>
    <w:basedOn w:val="Normal"/>
    <w:next w:val="Normal"/>
    <w:autoRedefine/>
    <w:uiPriority w:val="39"/>
    <w:unhideWhenUsed/>
    <w:rsid w:val="003D20C2"/>
    <w:pPr>
      <w:spacing w:after="100"/>
      <w:ind w:left="220"/>
    </w:pPr>
  </w:style>
  <w:style w:type="character" w:styleId="UnresolvedMention">
    <w:name w:val="Unresolved Mention"/>
    <w:basedOn w:val="DefaultParagraphFont"/>
    <w:uiPriority w:val="99"/>
    <w:semiHidden/>
    <w:unhideWhenUsed/>
    <w:rsid w:val="006E0678"/>
    <w:rPr>
      <w:color w:val="605E5C"/>
      <w:shd w:val="clear" w:color="auto" w:fill="E1DFDD"/>
    </w:rPr>
  </w:style>
  <w:style w:type="character" w:customStyle="1" w:styleId="Heading3Char">
    <w:name w:val="Heading 3 Char"/>
    <w:basedOn w:val="DefaultParagraphFont"/>
    <w:link w:val="Heading3"/>
    <w:uiPriority w:val="9"/>
    <w:rsid w:val="007E632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A4BC7"/>
    <w:pPr>
      <w:spacing w:after="100"/>
      <w:ind w:left="440"/>
    </w:pPr>
  </w:style>
  <w:style w:type="paragraph" w:styleId="TOC4">
    <w:name w:val="toc 4"/>
    <w:basedOn w:val="Normal"/>
    <w:next w:val="Normal"/>
    <w:autoRedefine/>
    <w:uiPriority w:val="39"/>
    <w:unhideWhenUsed/>
    <w:rsid w:val="004A4BC7"/>
    <w:pPr>
      <w:spacing w:after="100"/>
      <w:ind w:left="660"/>
    </w:pPr>
    <w:rPr>
      <w:rFonts w:eastAsiaTheme="minorEastAsia"/>
      <w:lang w:val="en-US"/>
    </w:rPr>
  </w:style>
  <w:style w:type="paragraph" w:styleId="TOC5">
    <w:name w:val="toc 5"/>
    <w:basedOn w:val="Normal"/>
    <w:next w:val="Normal"/>
    <w:autoRedefine/>
    <w:uiPriority w:val="39"/>
    <w:unhideWhenUsed/>
    <w:rsid w:val="004A4BC7"/>
    <w:pPr>
      <w:spacing w:after="100"/>
      <w:ind w:left="880"/>
    </w:pPr>
    <w:rPr>
      <w:rFonts w:eastAsiaTheme="minorEastAsia"/>
      <w:lang w:val="en-US"/>
    </w:rPr>
  </w:style>
  <w:style w:type="paragraph" w:styleId="TOC6">
    <w:name w:val="toc 6"/>
    <w:basedOn w:val="Normal"/>
    <w:next w:val="Normal"/>
    <w:autoRedefine/>
    <w:uiPriority w:val="39"/>
    <w:unhideWhenUsed/>
    <w:rsid w:val="004A4BC7"/>
    <w:pPr>
      <w:spacing w:after="100"/>
      <w:ind w:left="1100"/>
    </w:pPr>
    <w:rPr>
      <w:rFonts w:eastAsiaTheme="minorEastAsia"/>
      <w:lang w:val="en-US"/>
    </w:rPr>
  </w:style>
  <w:style w:type="paragraph" w:styleId="TOC7">
    <w:name w:val="toc 7"/>
    <w:basedOn w:val="Normal"/>
    <w:next w:val="Normal"/>
    <w:autoRedefine/>
    <w:uiPriority w:val="39"/>
    <w:unhideWhenUsed/>
    <w:rsid w:val="004A4BC7"/>
    <w:pPr>
      <w:spacing w:after="100"/>
      <w:ind w:left="1320"/>
    </w:pPr>
    <w:rPr>
      <w:rFonts w:eastAsiaTheme="minorEastAsia"/>
      <w:lang w:val="en-US"/>
    </w:rPr>
  </w:style>
  <w:style w:type="paragraph" w:styleId="TOC8">
    <w:name w:val="toc 8"/>
    <w:basedOn w:val="Normal"/>
    <w:next w:val="Normal"/>
    <w:autoRedefine/>
    <w:uiPriority w:val="39"/>
    <w:unhideWhenUsed/>
    <w:rsid w:val="004A4BC7"/>
    <w:pPr>
      <w:spacing w:after="100"/>
      <w:ind w:left="1540"/>
    </w:pPr>
    <w:rPr>
      <w:rFonts w:eastAsiaTheme="minorEastAsia"/>
      <w:lang w:val="en-US"/>
    </w:rPr>
  </w:style>
  <w:style w:type="paragraph" w:styleId="TOC9">
    <w:name w:val="toc 9"/>
    <w:basedOn w:val="Normal"/>
    <w:next w:val="Normal"/>
    <w:autoRedefine/>
    <w:uiPriority w:val="39"/>
    <w:unhideWhenUsed/>
    <w:rsid w:val="004A4BC7"/>
    <w:pPr>
      <w:spacing w:after="100"/>
      <w:ind w:left="1760"/>
    </w:pPr>
    <w:rPr>
      <w:rFonts w:eastAsiaTheme="minorEastAsia"/>
      <w:lang w:val="en-US"/>
    </w:rPr>
  </w:style>
  <w:style w:type="paragraph" w:styleId="Header">
    <w:name w:val="header"/>
    <w:basedOn w:val="Normal"/>
    <w:link w:val="HeaderChar"/>
    <w:uiPriority w:val="99"/>
    <w:unhideWhenUsed/>
    <w:rsid w:val="009B0A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0A4C"/>
  </w:style>
  <w:style w:type="paragraph" w:styleId="Footer">
    <w:name w:val="footer"/>
    <w:basedOn w:val="Normal"/>
    <w:link w:val="FooterChar"/>
    <w:uiPriority w:val="99"/>
    <w:unhideWhenUsed/>
    <w:rsid w:val="009B0A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0A4C"/>
  </w:style>
  <w:style w:type="character" w:customStyle="1" w:styleId="Heading2Char">
    <w:name w:val="Heading 2 Char"/>
    <w:basedOn w:val="DefaultParagraphFont"/>
    <w:link w:val="Heading2"/>
    <w:uiPriority w:val="9"/>
    <w:rsid w:val="00B660BE"/>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autoRedefine/>
    <w:uiPriority w:val="10"/>
    <w:qFormat/>
    <w:rsid w:val="00923C40"/>
    <w:pPr>
      <w:spacing w:after="80" w:line="240" w:lineRule="auto"/>
      <w:contextualSpacing/>
      <w:jc w:val="center"/>
    </w:pPr>
    <w:rPr>
      <w:rFonts w:eastAsia="Times New Roman" w:cstheme="majorHAnsi"/>
      <w:b/>
      <w:color w:val="4471C4"/>
      <w:spacing w:val="-10"/>
      <w:kern w:val="28"/>
      <w:sz w:val="36"/>
      <w:szCs w:val="36"/>
      <w:lang w:val="en-US" w:eastAsia="ja-JP"/>
    </w:rPr>
  </w:style>
  <w:style w:type="character" w:customStyle="1" w:styleId="TitleChar">
    <w:name w:val="Title Char"/>
    <w:basedOn w:val="DefaultParagraphFont"/>
    <w:link w:val="Title"/>
    <w:uiPriority w:val="10"/>
    <w:qFormat/>
    <w:rsid w:val="00923C40"/>
    <w:rPr>
      <w:rFonts w:ascii="Times New Roman" w:eastAsia="Times New Roman" w:hAnsi="Times New Roman" w:cstheme="majorHAnsi"/>
      <w:b/>
      <w:color w:val="4471C4"/>
      <w:spacing w:val="-10"/>
      <w:kern w:val="28"/>
      <w:sz w:val="36"/>
      <w:szCs w:val="36"/>
      <w:lang w:val="en-US" w:eastAsia="ja-JP"/>
    </w:rPr>
  </w:style>
  <w:style w:type="table" w:styleId="GridTable1Light-Accent1">
    <w:name w:val="Grid Table 1 Light Accent 1"/>
    <w:basedOn w:val="TableNormal"/>
    <w:uiPriority w:val="46"/>
    <w:rsid w:val="00D859D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D859D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4-Accent1">
    <w:name w:val="Grid Table 4 Accent 1"/>
    <w:basedOn w:val="TableNormal"/>
    <w:uiPriority w:val="49"/>
    <w:rsid w:val="00D859D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TMLCode">
    <w:name w:val="HTML Code"/>
    <w:basedOn w:val="DefaultParagraphFont"/>
    <w:uiPriority w:val="99"/>
    <w:semiHidden/>
    <w:unhideWhenUsed/>
    <w:rsid w:val="00B73799"/>
    <w:rPr>
      <w:rFonts w:ascii="Courier New" w:eastAsia="Times New Roman" w:hAnsi="Courier New" w:cs="Courier New"/>
      <w:sz w:val="20"/>
      <w:szCs w:val="20"/>
    </w:rPr>
  </w:style>
  <w:style w:type="paragraph" w:styleId="NoSpacing">
    <w:name w:val="No Spacing"/>
    <w:uiPriority w:val="1"/>
    <w:qFormat/>
    <w:pPr>
      <w:spacing w:after="0" w:line="240" w:lineRule="auto"/>
    </w:pPr>
  </w:style>
  <w:style w:type="character" w:customStyle="1" w:styleId="Heading4Char">
    <w:name w:val="Heading 4 Char"/>
    <w:basedOn w:val="DefaultParagraphFont"/>
    <w:link w:val="Heading4"/>
    <w:uiPriority w:val="9"/>
    <w:rsid w:val="00A60821"/>
    <w:rPr>
      <w:rFonts w:asciiTheme="majorHAnsi" w:eastAsiaTheme="majorEastAsia" w:hAnsiTheme="majorHAnsi" w:cstheme="majorBidi"/>
      <w:b/>
      <w:i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1353">
      <w:bodyDiv w:val="1"/>
      <w:marLeft w:val="0"/>
      <w:marRight w:val="0"/>
      <w:marTop w:val="0"/>
      <w:marBottom w:val="0"/>
      <w:divBdr>
        <w:top w:val="none" w:sz="0" w:space="0" w:color="auto"/>
        <w:left w:val="none" w:sz="0" w:space="0" w:color="auto"/>
        <w:bottom w:val="none" w:sz="0" w:space="0" w:color="auto"/>
        <w:right w:val="none" w:sz="0" w:space="0" w:color="auto"/>
      </w:divBdr>
    </w:div>
    <w:div w:id="25525807">
      <w:bodyDiv w:val="1"/>
      <w:marLeft w:val="0"/>
      <w:marRight w:val="0"/>
      <w:marTop w:val="0"/>
      <w:marBottom w:val="0"/>
      <w:divBdr>
        <w:top w:val="none" w:sz="0" w:space="0" w:color="auto"/>
        <w:left w:val="none" w:sz="0" w:space="0" w:color="auto"/>
        <w:bottom w:val="none" w:sz="0" w:space="0" w:color="auto"/>
        <w:right w:val="none" w:sz="0" w:space="0" w:color="auto"/>
      </w:divBdr>
    </w:div>
    <w:div w:id="27873905">
      <w:bodyDiv w:val="1"/>
      <w:marLeft w:val="0"/>
      <w:marRight w:val="0"/>
      <w:marTop w:val="0"/>
      <w:marBottom w:val="0"/>
      <w:divBdr>
        <w:top w:val="none" w:sz="0" w:space="0" w:color="auto"/>
        <w:left w:val="none" w:sz="0" w:space="0" w:color="auto"/>
        <w:bottom w:val="none" w:sz="0" w:space="0" w:color="auto"/>
        <w:right w:val="none" w:sz="0" w:space="0" w:color="auto"/>
      </w:divBdr>
    </w:div>
    <w:div w:id="50233171">
      <w:bodyDiv w:val="1"/>
      <w:marLeft w:val="0"/>
      <w:marRight w:val="0"/>
      <w:marTop w:val="0"/>
      <w:marBottom w:val="0"/>
      <w:divBdr>
        <w:top w:val="none" w:sz="0" w:space="0" w:color="auto"/>
        <w:left w:val="none" w:sz="0" w:space="0" w:color="auto"/>
        <w:bottom w:val="none" w:sz="0" w:space="0" w:color="auto"/>
        <w:right w:val="none" w:sz="0" w:space="0" w:color="auto"/>
      </w:divBdr>
    </w:div>
    <w:div w:id="107773115">
      <w:bodyDiv w:val="1"/>
      <w:marLeft w:val="0"/>
      <w:marRight w:val="0"/>
      <w:marTop w:val="0"/>
      <w:marBottom w:val="0"/>
      <w:divBdr>
        <w:top w:val="none" w:sz="0" w:space="0" w:color="auto"/>
        <w:left w:val="none" w:sz="0" w:space="0" w:color="auto"/>
        <w:bottom w:val="none" w:sz="0" w:space="0" w:color="auto"/>
        <w:right w:val="none" w:sz="0" w:space="0" w:color="auto"/>
      </w:divBdr>
    </w:div>
    <w:div w:id="111902220">
      <w:bodyDiv w:val="1"/>
      <w:marLeft w:val="0"/>
      <w:marRight w:val="0"/>
      <w:marTop w:val="0"/>
      <w:marBottom w:val="0"/>
      <w:divBdr>
        <w:top w:val="none" w:sz="0" w:space="0" w:color="auto"/>
        <w:left w:val="none" w:sz="0" w:space="0" w:color="auto"/>
        <w:bottom w:val="none" w:sz="0" w:space="0" w:color="auto"/>
        <w:right w:val="none" w:sz="0" w:space="0" w:color="auto"/>
      </w:divBdr>
    </w:div>
    <w:div w:id="132144553">
      <w:bodyDiv w:val="1"/>
      <w:marLeft w:val="0"/>
      <w:marRight w:val="0"/>
      <w:marTop w:val="0"/>
      <w:marBottom w:val="0"/>
      <w:divBdr>
        <w:top w:val="none" w:sz="0" w:space="0" w:color="auto"/>
        <w:left w:val="none" w:sz="0" w:space="0" w:color="auto"/>
        <w:bottom w:val="none" w:sz="0" w:space="0" w:color="auto"/>
        <w:right w:val="none" w:sz="0" w:space="0" w:color="auto"/>
      </w:divBdr>
    </w:div>
    <w:div w:id="143552944">
      <w:bodyDiv w:val="1"/>
      <w:marLeft w:val="0"/>
      <w:marRight w:val="0"/>
      <w:marTop w:val="0"/>
      <w:marBottom w:val="0"/>
      <w:divBdr>
        <w:top w:val="none" w:sz="0" w:space="0" w:color="auto"/>
        <w:left w:val="none" w:sz="0" w:space="0" w:color="auto"/>
        <w:bottom w:val="none" w:sz="0" w:space="0" w:color="auto"/>
        <w:right w:val="none" w:sz="0" w:space="0" w:color="auto"/>
      </w:divBdr>
    </w:div>
    <w:div w:id="148712956">
      <w:bodyDiv w:val="1"/>
      <w:marLeft w:val="0"/>
      <w:marRight w:val="0"/>
      <w:marTop w:val="0"/>
      <w:marBottom w:val="0"/>
      <w:divBdr>
        <w:top w:val="none" w:sz="0" w:space="0" w:color="auto"/>
        <w:left w:val="none" w:sz="0" w:space="0" w:color="auto"/>
        <w:bottom w:val="none" w:sz="0" w:space="0" w:color="auto"/>
        <w:right w:val="none" w:sz="0" w:space="0" w:color="auto"/>
      </w:divBdr>
    </w:div>
    <w:div w:id="159083761">
      <w:bodyDiv w:val="1"/>
      <w:marLeft w:val="0"/>
      <w:marRight w:val="0"/>
      <w:marTop w:val="0"/>
      <w:marBottom w:val="0"/>
      <w:divBdr>
        <w:top w:val="none" w:sz="0" w:space="0" w:color="auto"/>
        <w:left w:val="none" w:sz="0" w:space="0" w:color="auto"/>
        <w:bottom w:val="none" w:sz="0" w:space="0" w:color="auto"/>
        <w:right w:val="none" w:sz="0" w:space="0" w:color="auto"/>
      </w:divBdr>
    </w:div>
    <w:div w:id="166406803">
      <w:bodyDiv w:val="1"/>
      <w:marLeft w:val="0"/>
      <w:marRight w:val="0"/>
      <w:marTop w:val="0"/>
      <w:marBottom w:val="0"/>
      <w:divBdr>
        <w:top w:val="none" w:sz="0" w:space="0" w:color="auto"/>
        <w:left w:val="none" w:sz="0" w:space="0" w:color="auto"/>
        <w:bottom w:val="none" w:sz="0" w:space="0" w:color="auto"/>
        <w:right w:val="none" w:sz="0" w:space="0" w:color="auto"/>
      </w:divBdr>
    </w:div>
    <w:div w:id="170292154">
      <w:bodyDiv w:val="1"/>
      <w:marLeft w:val="0"/>
      <w:marRight w:val="0"/>
      <w:marTop w:val="0"/>
      <w:marBottom w:val="0"/>
      <w:divBdr>
        <w:top w:val="none" w:sz="0" w:space="0" w:color="auto"/>
        <w:left w:val="none" w:sz="0" w:space="0" w:color="auto"/>
        <w:bottom w:val="none" w:sz="0" w:space="0" w:color="auto"/>
        <w:right w:val="none" w:sz="0" w:space="0" w:color="auto"/>
      </w:divBdr>
    </w:div>
    <w:div w:id="209415183">
      <w:bodyDiv w:val="1"/>
      <w:marLeft w:val="0"/>
      <w:marRight w:val="0"/>
      <w:marTop w:val="0"/>
      <w:marBottom w:val="0"/>
      <w:divBdr>
        <w:top w:val="none" w:sz="0" w:space="0" w:color="auto"/>
        <w:left w:val="none" w:sz="0" w:space="0" w:color="auto"/>
        <w:bottom w:val="none" w:sz="0" w:space="0" w:color="auto"/>
        <w:right w:val="none" w:sz="0" w:space="0" w:color="auto"/>
      </w:divBdr>
    </w:div>
    <w:div w:id="220023920">
      <w:bodyDiv w:val="1"/>
      <w:marLeft w:val="0"/>
      <w:marRight w:val="0"/>
      <w:marTop w:val="0"/>
      <w:marBottom w:val="0"/>
      <w:divBdr>
        <w:top w:val="none" w:sz="0" w:space="0" w:color="auto"/>
        <w:left w:val="none" w:sz="0" w:space="0" w:color="auto"/>
        <w:bottom w:val="none" w:sz="0" w:space="0" w:color="auto"/>
        <w:right w:val="none" w:sz="0" w:space="0" w:color="auto"/>
      </w:divBdr>
    </w:div>
    <w:div w:id="238294446">
      <w:bodyDiv w:val="1"/>
      <w:marLeft w:val="0"/>
      <w:marRight w:val="0"/>
      <w:marTop w:val="0"/>
      <w:marBottom w:val="0"/>
      <w:divBdr>
        <w:top w:val="none" w:sz="0" w:space="0" w:color="auto"/>
        <w:left w:val="none" w:sz="0" w:space="0" w:color="auto"/>
        <w:bottom w:val="none" w:sz="0" w:space="0" w:color="auto"/>
        <w:right w:val="none" w:sz="0" w:space="0" w:color="auto"/>
      </w:divBdr>
    </w:div>
    <w:div w:id="280842927">
      <w:bodyDiv w:val="1"/>
      <w:marLeft w:val="0"/>
      <w:marRight w:val="0"/>
      <w:marTop w:val="0"/>
      <w:marBottom w:val="0"/>
      <w:divBdr>
        <w:top w:val="none" w:sz="0" w:space="0" w:color="auto"/>
        <w:left w:val="none" w:sz="0" w:space="0" w:color="auto"/>
        <w:bottom w:val="none" w:sz="0" w:space="0" w:color="auto"/>
        <w:right w:val="none" w:sz="0" w:space="0" w:color="auto"/>
      </w:divBdr>
    </w:div>
    <w:div w:id="283073411">
      <w:bodyDiv w:val="1"/>
      <w:marLeft w:val="0"/>
      <w:marRight w:val="0"/>
      <w:marTop w:val="0"/>
      <w:marBottom w:val="0"/>
      <w:divBdr>
        <w:top w:val="none" w:sz="0" w:space="0" w:color="auto"/>
        <w:left w:val="none" w:sz="0" w:space="0" w:color="auto"/>
        <w:bottom w:val="none" w:sz="0" w:space="0" w:color="auto"/>
        <w:right w:val="none" w:sz="0" w:space="0" w:color="auto"/>
      </w:divBdr>
    </w:div>
    <w:div w:id="292180329">
      <w:bodyDiv w:val="1"/>
      <w:marLeft w:val="0"/>
      <w:marRight w:val="0"/>
      <w:marTop w:val="0"/>
      <w:marBottom w:val="0"/>
      <w:divBdr>
        <w:top w:val="none" w:sz="0" w:space="0" w:color="auto"/>
        <w:left w:val="none" w:sz="0" w:space="0" w:color="auto"/>
        <w:bottom w:val="none" w:sz="0" w:space="0" w:color="auto"/>
        <w:right w:val="none" w:sz="0" w:space="0" w:color="auto"/>
      </w:divBdr>
    </w:div>
    <w:div w:id="333798573">
      <w:bodyDiv w:val="1"/>
      <w:marLeft w:val="0"/>
      <w:marRight w:val="0"/>
      <w:marTop w:val="0"/>
      <w:marBottom w:val="0"/>
      <w:divBdr>
        <w:top w:val="none" w:sz="0" w:space="0" w:color="auto"/>
        <w:left w:val="none" w:sz="0" w:space="0" w:color="auto"/>
        <w:bottom w:val="none" w:sz="0" w:space="0" w:color="auto"/>
        <w:right w:val="none" w:sz="0" w:space="0" w:color="auto"/>
      </w:divBdr>
    </w:div>
    <w:div w:id="338197005">
      <w:bodyDiv w:val="1"/>
      <w:marLeft w:val="0"/>
      <w:marRight w:val="0"/>
      <w:marTop w:val="0"/>
      <w:marBottom w:val="0"/>
      <w:divBdr>
        <w:top w:val="none" w:sz="0" w:space="0" w:color="auto"/>
        <w:left w:val="none" w:sz="0" w:space="0" w:color="auto"/>
        <w:bottom w:val="none" w:sz="0" w:space="0" w:color="auto"/>
        <w:right w:val="none" w:sz="0" w:space="0" w:color="auto"/>
      </w:divBdr>
    </w:div>
    <w:div w:id="343436419">
      <w:bodyDiv w:val="1"/>
      <w:marLeft w:val="0"/>
      <w:marRight w:val="0"/>
      <w:marTop w:val="0"/>
      <w:marBottom w:val="0"/>
      <w:divBdr>
        <w:top w:val="none" w:sz="0" w:space="0" w:color="auto"/>
        <w:left w:val="none" w:sz="0" w:space="0" w:color="auto"/>
        <w:bottom w:val="none" w:sz="0" w:space="0" w:color="auto"/>
        <w:right w:val="none" w:sz="0" w:space="0" w:color="auto"/>
      </w:divBdr>
    </w:div>
    <w:div w:id="358625247">
      <w:bodyDiv w:val="1"/>
      <w:marLeft w:val="0"/>
      <w:marRight w:val="0"/>
      <w:marTop w:val="0"/>
      <w:marBottom w:val="0"/>
      <w:divBdr>
        <w:top w:val="none" w:sz="0" w:space="0" w:color="auto"/>
        <w:left w:val="none" w:sz="0" w:space="0" w:color="auto"/>
        <w:bottom w:val="none" w:sz="0" w:space="0" w:color="auto"/>
        <w:right w:val="none" w:sz="0" w:space="0" w:color="auto"/>
      </w:divBdr>
    </w:div>
    <w:div w:id="418523371">
      <w:bodyDiv w:val="1"/>
      <w:marLeft w:val="0"/>
      <w:marRight w:val="0"/>
      <w:marTop w:val="0"/>
      <w:marBottom w:val="0"/>
      <w:divBdr>
        <w:top w:val="none" w:sz="0" w:space="0" w:color="auto"/>
        <w:left w:val="none" w:sz="0" w:space="0" w:color="auto"/>
        <w:bottom w:val="none" w:sz="0" w:space="0" w:color="auto"/>
        <w:right w:val="none" w:sz="0" w:space="0" w:color="auto"/>
      </w:divBdr>
    </w:div>
    <w:div w:id="427505532">
      <w:bodyDiv w:val="1"/>
      <w:marLeft w:val="0"/>
      <w:marRight w:val="0"/>
      <w:marTop w:val="0"/>
      <w:marBottom w:val="0"/>
      <w:divBdr>
        <w:top w:val="none" w:sz="0" w:space="0" w:color="auto"/>
        <w:left w:val="none" w:sz="0" w:space="0" w:color="auto"/>
        <w:bottom w:val="none" w:sz="0" w:space="0" w:color="auto"/>
        <w:right w:val="none" w:sz="0" w:space="0" w:color="auto"/>
      </w:divBdr>
    </w:div>
    <w:div w:id="440687254">
      <w:bodyDiv w:val="1"/>
      <w:marLeft w:val="0"/>
      <w:marRight w:val="0"/>
      <w:marTop w:val="0"/>
      <w:marBottom w:val="0"/>
      <w:divBdr>
        <w:top w:val="none" w:sz="0" w:space="0" w:color="auto"/>
        <w:left w:val="none" w:sz="0" w:space="0" w:color="auto"/>
        <w:bottom w:val="none" w:sz="0" w:space="0" w:color="auto"/>
        <w:right w:val="none" w:sz="0" w:space="0" w:color="auto"/>
      </w:divBdr>
    </w:div>
    <w:div w:id="457184281">
      <w:bodyDiv w:val="1"/>
      <w:marLeft w:val="0"/>
      <w:marRight w:val="0"/>
      <w:marTop w:val="0"/>
      <w:marBottom w:val="0"/>
      <w:divBdr>
        <w:top w:val="none" w:sz="0" w:space="0" w:color="auto"/>
        <w:left w:val="none" w:sz="0" w:space="0" w:color="auto"/>
        <w:bottom w:val="none" w:sz="0" w:space="0" w:color="auto"/>
        <w:right w:val="none" w:sz="0" w:space="0" w:color="auto"/>
      </w:divBdr>
    </w:div>
    <w:div w:id="463625331">
      <w:bodyDiv w:val="1"/>
      <w:marLeft w:val="0"/>
      <w:marRight w:val="0"/>
      <w:marTop w:val="0"/>
      <w:marBottom w:val="0"/>
      <w:divBdr>
        <w:top w:val="none" w:sz="0" w:space="0" w:color="auto"/>
        <w:left w:val="none" w:sz="0" w:space="0" w:color="auto"/>
        <w:bottom w:val="none" w:sz="0" w:space="0" w:color="auto"/>
        <w:right w:val="none" w:sz="0" w:space="0" w:color="auto"/>
      </w:divBdr>
    </w:div>
    <w:div w:id="464592204">
      <w:bodyDiv w:val="1"/>
      <w:marLeft w:val="0"/>
      <w:marRight w:val="0"/>
      <w:marTop w:val="0"/>
      <w:marBottom w:val="0"/>
      <w:divBdr>
        <w:top w:val="none" w:sz="0" w:space="0" w:color="auto"/>
        <w:left w:val="none" w:sz="0" w:space="0" w:color="auto"/>
        <w:bottom w:val="none" w:sz="0" w:space="0" w:color="auto"/>
        <w:right w:val="none" w:sz="0" w:space="0" w:color="auto"/>
      </w:divBdr>
    </w:div>
    <w:div w:id="481385579">
      <w:bodyDiv w:val="1"/>
      <w:marLeft w:val="0"/>
      <w:marRight w:val="0"/>
      <w:marTop w:val="0"/>
      <w:marBottom w:val="0"/>
      <w:divBdr>
        <w:top w:val="none" w:sz="0" w:space="0" w:color="auto"/>
        <w:left w:val="none" w:sz="0" w:space="0" w:color="auto"/>
        <w:bottom w:val="none" w:sz="0" w:space="0" w:color="auto"/>
        <w:right w:val="none" w:sz="0" w:space="0" w:color="auto"/>
      </w:divBdr>
    </w:div>
    <w:div w:id="506017262">
      <w:bodyDiv w:val="1"/>
      <w:marLeft w:val="0"/>
      <w:marRight w:val="0"/>
      <w:marTop w:val="0"/>
      <w:marBottom w:val="0"/>
      <w:divBdr>
        <w:top w:val="none" w:sz="0" w:space="0" w:color="auto"/>
        <w:left w:val="none" w:sz="0" w:space="0" w:color="auto"/>
        <w:bottom w:val="none" w:sz="0" w:space="0" w:color="auto"/>
        <w:right w:val="none" w:sz="0" w:space="0" w:color="auto"/>
      </w:divBdr>
    </w:div>
    <w:div w:id="566957060">
      <w:bodyDiv w:val="1"/>
      <w:marLeft w:val="0"/>
      <w:marRight w:val="0"/>
      <w:marTop w:val="0"/>
      <w:marBottom w:val="0"/>
      <w:divBdr>
        <w:top w:val="none" w:sz="0" w:space="0" w:color="auto"/>
        <w:left w:val="none" w:sz="0" w:space="0" w:color="auto"/>
        <w:bottom w:val="none" w:sz="0" w:space="0" w:color="auto"/>
        <w:right w:val="none" w:sz="0" w:space="0" w:color="auto"/>
      </w:divBdr>
    </w:div>
    <w:div w:id="579215792">
      <w:bodyDiv w:val="1"/>
      <w:marLeft w:val="0"/>
      <w:marRight w:val="0"/>
      <w:marTop w:val="0"/>
      <w:marBottom w:val="0"/>
      <w:divBdr>
        <w:top w:val="none" w:sz="0" w:space="0" w:color="auto"/>
        <w:left w:val="none" w:sz="0" w:space="0" w:color="auto"/>
        <w:bottom w:val="none" w:sz="0" w:space="0" w:color="auto"/>
        <w:right w:val="none" w:sz="0" w:space="0" w:color="auto"/>
      </w:divBdr>
    </w:div>
    <w:div w:id="580335932">
      <w:bodyDiv w:val="1"/>
      <w:marLeft w:val="0"/>
      <w:marRight w:val="0"/>
      <w:marTop w:val="0"/>
      <w:marBottom w:val="0"/>
      <w:divBdr>
        <w:top w:val="none" w:sz="0" w:space="0" w:color="auto"/>
        <w:left w:val="none" w:sz="0" w:space="0" w:color="auto"/>
        <w:bottom w:val="none" w:sz="0" w:space="0" w:color="auto"/>
        <w:right w:val="none" w:sz="0" w:space="0" w:color="auto"/>
      </w:divBdr>
    </w:div>
    <w:div w:id="583227490">
      <w:bodyDiv w:val="1"/>
      <w:marLeft w:val="0"/>
      <w:marRight w:val="0"/>
      <w:marTop w:val="0"/>
      <w:marBottom w:val="0"/>
      <w:divBdr>
        <w:top w:val="none" w:sz="0" w:space="0" w:color="auto"/>
        <w:left w:val="none" w:sz="0" w:space="0" w:color="auto"/>
        <w:bottom w:val="none" w:sz="0" w:space="0" w:color="auto"/>
        <w:right w:val="none" w:sz="0" w:space="0" w:color="auto"/>
      </w:divBdr>
    </w:div>
    <w:div w:id="589193112">
      <w:bodyDiv w:val="1"/>
      <w:marLeft w:val="0"/>
      <w:marRight w:val="0"/>
      <w:marTop w:val="0"/>
      <w:marBottom w:val="0"/>
      <w:divBdr>
        <w:top w:val="none" w:sz="0" w:space="0" w:color="auto"/>
        <w:left w:val="none" w:sz="0" w:space="0" w:color="auto"/>
        <w:bottom w:val="none" w:sz="0" w:space="0" w:color="auto"/>
        <w:right w:val="none" w:sz="0" w:space="0" w:color="auto"/>
      </w:divBdr>
    </w:div>
    <w:div w:id="631322997">
      <w:bodyDiv w:val="1"/>
      <w:marLeft w:val="0"/>
      <w:marRight w:val="0"/>
      <w:marTop w:val="0"/>
      <w:marBottom w:val="0"/>
      <w:divBdr>
        <w:top w:val="none" w:sz="0" w:space="0" w:color="auto"/>
        <w:left w:val="none" w:sz="0" w:space="0" w:color="auto"/>
        <w:bottom w:val="none" w:sz="0" w:space="0" w:color="auto"/>
        <w:right w:val="none" w:sz="0" w:space="0" w:color="auto"/>
      </w:divBdr>
    </w:div>
    <w:div w:id="645207231">
      <w:bodyDiv w:val="1"/>
      <w:marLeft w:val="0"/>
      <w:marRight w:val="0"/>
      <w:marTop w:val="0"/>
      <w:marBottom w:val="0"/>
      <w:divBdr>
        <w:top w:val="none" w:sz="0" w:space="0" w:color="auto"/>
        <w:left w:val="none" w:sz="0" w:space="0" w:color="auto"/>
        <w:bottom w:val="none" w:sz="0" w:space="0" w:color="auto"/>
        <w:right w:val="none" w:sz="0" w:space="0" w:color="auto"/>
      </w:divBdr>
    </w:div>
    <w:div w:id="653224111">
      <w:bodyDiv w:val="1"/>
      <w:marLeft w:val="0"/>
      <w:marRight w:val="0"/>
      <w:marTop w:val="0"/>
      <w:marBottom w:val="0"/>
      <w:divBdr>
        <w:top w:val="none" w:sz="0" w:space="0" w:color="auto"/>
        <w:left w:val="none" w:sz="0" w:space="0" w:color="auto"/>
        <w:bottom w:val="none" w:sz="0" w:space="0" w:color="auto"/>
        <w:right w:val="none" w:sz="0" w:space="0" w:color="auto"/>
      </w:divBdr>
    </w:div>
    <w:div w:id="660307319">
      <w:bodyDiv w:val="1"/>
      <w:marLeft w:val="0"/>
      <w:marRight w:val="0"/>
      <w:marTop w:val="0"/>
      <w:marBottom w:val="0"/>
      <w:divBdr>
        <w:top w:val="none" w:sz="0" w:space="0" w:color="auto"/>
        <w:left w:val="none" w:sz="0" w:space="0" w:color="auto"/>
        <w:bottom w:val="none" w:sz="0" w:space="0" w:color="auto"/>
        <w:right w:val="none" w:sz="0" w:space="0" w:color="auto"/>
      </w:divBdr>
    </w:div>
    <w:div w:id="667636323">
      <w:bodyDiv w:val="1"/>
      <w:marLeft w:val="0"/>
      <w:marRight w:val="0"/>
      <w:marTop w:val="0"/>
      <w:marBottom w:val="0"/>
      <w:divBdr>
        <w:top w:val="none" w:sz="0" w:space="0" w:color="auto"/>
        <w:left w:val="none" w:sz="0" w:space="0" w:color="auto"/>
        <w:bottom w:val="none" w:sz="0" w:space="0" w:color="auto"/>
        <w:right w:val="none" w:sz="0" w:space="0" w:color="auto"/>
      </w:divBdr>
    </w:div>
    <w:div w:id="685058332">
      <w:bodyDiv w:val="1"/>
      <w:marLeft w:val="0"/>
      <w:marRight w:val="0"/>
      <w:marTop w:val="0"/>
      <w:marBottom w:val="0"/>
      <w:divBdr>
        <w:top w:val="none" w:sz="0" w:space="0" w:color="auto"/>
        <w:left w:val="none" w:sz="0" w:space="0" w:color="auto"/>
        <w:bottom w:val="none" w:sz="0" w:space="0" w:color="auto"/>
        <w:right w:val="none" w:sz="0" w:space="0" w:color="auto"/>
      </w:divBdr>
    </w:div>
    <w:div w:id="686102411">
      <w:bodyDiv w:val="1"/>
      <w:marLeft w:val="0"/>
      <w:marRight w:val="0"/>
      <w:marTop w:val="0"/>
      <w:marBottom w:val="0"/>
      <w:divBdr>
        <w:top w:val="none" w:sz="0" w:space="0" w:color="auto"/>
        <w:left w:val="none" w:sz="0" w:space="0" w:color="auto"/>
        <w:bottom w:val="none" w:sz="0" w:space="0" w:color="auto"/>
        <w:right w:val="none" w:sz="0" w:space="0" w:color="auto"/>
      </w:divBdr>
      <w:divsChild>
        <w:div w:id="432557419">
          <w:marLeft w:val="-720"/>
          <w:marRight w:val="0"/>
          <w:marTop w:val="0"/>
          <w:marBottom w:val="0"/>
          <w:divBdr>
            <w:top w:val="none" w:sz="0" w:space="0" w:color="auto"/>
            <w:left w:val="none" w:sz="0" w:space="0" w:color="auto"/>
            <w:bottom w:val="none" w:sz="0" w:space="0" w:color="auto"/>
            <w:right w:val="none" w:sz="0" w:space="0" w:color="auto"/>
          </w:divBdr>
        </w:div>
      </w:divsChild>
    </w:div>
    <w:div w:id="705720279">
      <w:bodyDiv w:val="1"/>
      <w:marLeft w:val="0"/>
      <w:marRight w:val="0"/>
      <w:marTop w:val="0"/>
      <w:marBottom w:val="0"/>
      <w:divBdr>
        <w:top w:val="none" w:sz="0" w:space="0" w:color="auto"/>
        <w:left w:val="none" w:sz="0" w:space="0" w:color="auto"/>
        <w:bottom w:val="none" w:sz="0" w:space="0" w:color="auto"/>
        <w:right w:val="none" w:sz="0" w:space="0" w:color="auto"/>
      </w:divBdr>
      <w:divsChild>
        <w:div w:id="145052892">
          <w:marLeft w:val="-720"/>
          <w:marRight w:val="0"/>
          <w:marTop w:val="0"/>
          <w:marBottom w:val="0"/>
          <w:divBdr>
            <w:top w:val="none" w:sz="0" w:space="0" w:color="auto"/>
            <w:left w:val="none" w:sz="0" w:space="0" w:color="auto"/>
            <w:bottom w:val="none" w:sz="0" w:space="0" w:color="auto"/>
            <w:right w:val="none" w:sz="0" w:space="0" w:color="auto"/>
          </w:divBdr>
        </w:div>
      </w:divsChild>
    </w:div>
    <w:div w:id="723992575">
      <w:bodyDiv w:val="1"/>
      <w:marLeft w:val="0"/>
      <w:marRight w:val="0"/>
      <w:marTop w:val="0"/>
      <w:marBottom w:val="0"/>
      <w:divBdr>
        <w:top w:val="none" w:sz="0" w:space="0" w:color="auto"/>
        <w:left w:val="none" w:sz="0" w:space="0" w:color="auto"/>
        <w:bottom w:val="none" w:sz="0" w:space="0" w:color="auto"/>
        <w:right w:val="none" w:sz="0" w:space="0" w:color="auto"/>
      </w:divBdr>
    </w:div>
    <w:div w:id="729185885">
      <w:bodyDiv w:val="1"/>
      <w:marLeft w:val="0"/>
      <w:marRight w:val="0"/>
      <w:marTop w:val="0"/>
      <w:marBottom w:val="0"/>
      <w:divBdr>
        <w:top w:val="none" w:sz="0" w:space="0" w:color="auto"/>
        <w:left w:val="none" w:sz="0" w:space="0" w:color="auto"/>
        <w:bottom w:val="none" w:sz="0" w:space="0" w:color="auto"/>
        <w:right w:val="none" w:sz="0" w:space="0" w:color="auto"/>
      </w:divBdr>
    </w:div>
    <w:div w:id="768504020">
      <w:bodyDiv w:val="1"/>
      <w:marLeft w:val="0"/>
      <w:marRight w:val="0"/>
      <w:marTop w:val="0"/>
      <w:marBottom w:val="0"/>
      <w:divBdr>
        <w:top w:val="none" w:sz="0" w:space="0" w:color="auto"/>
        <w:left w:val="none" w:sz="0" w:space="0" w:color="auto"/>
        <w:bottom w:val="none" w:sz="0" w:space="0" w:color="auto"/>
        <w:right w:val="none" w:sz="0" w:space="0" w:color="auto"/>
      </w:divBdr>
    </w:div>
    <w:div w:id="786200739">
      <w:bodyDiv w:val="1"/>
      <w:marLeft w:val="0"/>
      <w:marRight w:val="0"/>
      <w:marTop w:val="0"/>
      <w:marBottom w:val="0"/>
      <w:divBdr>
        <w:top w:val="none" w:sz="0" w:space="0" w:color="auto"/>
        <w:left w:val="none" w:sz="0" w:space="0" w:color="auto"/>
        <w:bottom w:val="none" w:sz="0" w:space="0" w:color="auto"/>
        <w:right w:val="none" w:sz="0" w:space="0" w:color="auto"/>
      </w:divBdr>
    </w:div>
    <w:div w:id="816342684">
      <w:bodyDiv w:val="1"/>
      <w:marLeft w:val="0"/>
      <w:marRight w:val="0"/>
      <w:marTop w:val="0"/>
      <w:marBottom w:val="0"/>
      <w:divBdr>
        <w:top w:val="none" w:sz="0" w:space="0" w:color="auto"/>
        <w:left w:val="none" w:sz="0" w:space="0" w:color="auto"/>
        <w:bottom w:val="none" w:sz="0" w:space="0" w:color="auto"/>
        <w:right w:val="none" w:sz="0" w:space="0" w:color="auto"/>
      </w:divBdr>
    </w:div>
    <w:div w:id="823014280">
      <w:bodyDiv w:val="1"/>
      <w:marLeft w:val="0"/>
      <w:marRight w:val="0"/>
      <w:marTop w:val="0"/>
      <w:marBottom w:val="0"/>
      <w:divBdr>
        <w:top w:val="none" w:sz="0" w:space="0" w:color="auto"/>
        <w:left w:val="none" w:sz="0" w:space="0" w:color="auto"/>
        <w:bottom w:val="none" w:sz="0" w:space="0" w:color="auto"/>
        <w:right w:val="none" w:sz="0" w:space="0" w:color="auto"/>
      </w:divBdr>
    </w:div>
    <w:div w:id="851648701">
      <w:bodyDiv w:val="1"/>
      <w:marLeft w:val="0"/>
      <w:marRight w:val="0"/>
      <w:marTop w:val="0"/>
      <w:marBottom w:val="0"/>
      <w:divBdr>
        <w:top w:val="none" w:sz="0" w:space="0" w:color="auto"/>
        <w:left w:val="none" w:sz="0" w:space="0" w:color="auto"/>
        <w:bottom w:val="none" w:sz="0" w:space="0" w:color="auto"/>
        <w:right w:val="none" w:sz="0" w:space="0" w:color="auto"/>
      </w:divBdr>
    </w:div>
    <w:div w:id="878707723">
      <w:bodyDiv w:val="1"/>
      <w:marLeft w:val="0"/>
      <w:marRight w:val="0"/>
      <w:marTop w:val="0"/>
      <w:marBottom w:val="0"/>
      <w:divBdr>
        <w:top w:val="none" w:sz="0" w:space="0" w:color="auto"/>
        <w:left w:val="none" w:sz="0" w:space="0" w:color="auto"/>
        <w:bottom w:val="none" w:sz="0" w:space="0" w:color="auto"/>
        <w:right w:val="none" w:sz="0" w:space="0" w:color="auto"/>
      </w:divBdr>
    </w:div>
    <w:div w:id="889419600">
      <w:bodyDiv w:val="1"/>
      <w:marLeft w:val="0"/>
      <w:marRight w:val="0"/>
      <w:marTop w:val="0"/>
      <w:marBottom w:val="0"/>
      <w:divBdr>
        <w:top w:val="none" w:sz="0" w:space="0" w:color="auto"/>
        <w:left w:val="none" w:sz="0" w:space="0" w:color="auto"/>
        <w:bottom w:val="none" w:sz="0" w:space="0" w:color="auto"/>
        <w:right w:val="none" w:sz="0" w:space="0" w:color="auto"/>
      </w:divBdr>
    </w:div>
    <w:div w:id="915093965">
      <w:bodyDiv w:val="1"/>
      <w:marLeft w:val="0"/>
      <w:marRight w:val="0"/>
      <w:marTop w:val="0"/>
      <w:marBottom w:val="0"/>
      <w:divBdr>
        <w:top w:val="none" w:sz="0" w:space="0" w:color="auto"/>
        <w:left w:val="none" w:sz="0" w:space="0" w:color="auto"/>
        <w:bottom w:val="none" w:sz="0" w:space="0" w:color="auto"/>
        <w:right w:val="none" w:sz="0" w:space="0" w:color="auto"/>
      </w:divBdr>
    </w:div>
    <w:div w:id="920258306">
      <w:bodyDiv w:val="1"/>
      <w:marLeft w:val="0"/>
      <w:marRight w:val="0"/>
      <w:marTop w:val="0"/>
      <w:marBottom w:val="0"/>
      <w:divBdr>
        <w:top w:val="none" w:sz="0" w:space="0" w:color="auto"/>
        <w:left w:val="none" w:sz="0" w:space="0" w:color="auto"/>
        <w:bottom w:val="none" w:sz="0" w:space="0" w:color="auto"/>
        <w:right w:val="none" w:sz="0" w:space="0" w:color="auto"/>
      </w:divBdr>
    </w:div>
    <w:div w:id="922451358">
      <w:bodyDiv w:val="1"/>
      <w:marLeft w:val="0"/>
      <w:marRight w:val="0"/>
      <w:marTop w:val="0"/>
      <w:marBottom w:val="0"/>
      <w:divBdr>
        <w:top w:val="none" w:sz="0" w:space="0" w:color="auto"/>
        <w:left w:val="none" w:sz="0" w:space="0" w:color="auto"/>
        <w:bottom w:val="none" w:sz="0" w:space="0" w:color="auto"/>
        <w:right w:val="none" w:sz="0" w:space="0" w:color="auto"/>
      </w:divBdr>
    </w:div>
    <w:div w:id="953973983">
      <w:bodyDiv w:val="1"/>
      <w:marLeft w:val="0"/>
      <w:marRight w:val="0"/>
      <w:marTop w:val="0"/>
      <w:marBottom w:val="0"/>
      <w:divBdr>
        <w:top w:val="none" w:sz="0" w:space="0" w:color="auto"/>
        <w:left w:val="none" w:sz="0" w:space="0" w:color="auto"/>
        <w:bottom w:val="none" w:sz="0" w:space="0" w:color="auto"/>
        <w:right w:val="none" w:sz="0" w:space="0" w:color="auto"/>
      </w:divBdr>
    </w:div>
    <w:div w:id="966936254">
      <w:bodyDiv w:val="1"/>
      <w:marLeft w:val="0"/>
      <w:marRight w:val="0"/>
      <w:marTop w:val="0"/>
      <w:marBottom w:val="0"/>
      <w:divBdr>
        <w:top w:val="none" w:sz="0" w:space="0" w:color="auto"/>
        <w:left w:val="none" w:sz="0" w:space="0" w:color="auto"/>
        <w:bottom w:val="none" w:sz="0" w:space="0" w:color="auto"/>
        <w:right w:val="none" w:sz="0" w:space="0" w:color="auto"/>
      </w:divBdr>
    </w:div>
    <w:div w:id="987856169">
      <w:bodyDiv w:val="1"/>
      <w:marLeft w:val="0"/>
      <w:marRight w:val="0"/>
      <w:marTop w:val="0"/>
      <w:marBottom w:val="0"/>
      <w:divBdr>
        <w:top w:val="none" w:sz="0" w:space="0" w:color="auto"/>
        <w:left w:val="none" w:sz="0" w:space="0" w:color="auto"/>
        <w:bottom w:val="none" w:sz="0" w:space="0" w:color="auto"/>
        <w:right w:val="none" w:sz="0" w:space="0" w:color="auto"/>
      </w:divBdr>
    </w:div>
    <w:div w:id="1037850014">
      <w:bodyDiv w:val="1"/>
      <w:marLeft w:val="0"/>
      <w:marRight w:val="0"/>
      <w:marTop w:val="0"/>
      <w:marBottom w:val="0"/>
      <w:divBdr>
        <w:top w:val="none" w:sz="0" w:space="0" w:color="auto"/>
        <w:left w:val="none" w:sz="0" w:space="0" w:color="auto"/>
        <w:bottom w:val="none" w:sz="0" w:space="0" w:color="auto"/>
        <w:right w:val="none" w:sz="0" w:space="0" w:color="auto"/>
      </w:divBdr>
    </w:div>
    <w:div w:id="1081489878">
      <w:bodyDiv w:val="1"/>
      <w:marLeft w:val="0"/>
      <w:marRight w:val="0"/>
      <w:marTop w:val="0"/>
      <w:marBottom w:val="0"/>
      <w:divBdr>
        <w:top w:val="none" w:sz="0" w:space="0" w:color="auto"/>
        <w:left w:val="none" w:sz="0" w:space="0" w:color="auto"/>
        <w:bottom w:val="none" w:sz="0" w:space="0" w:color="auto"/>
        <w:right w:val="none" w:sz="0" w:space="0" w:color="auto"/>
      </w:divBdr>
    </w:div>
    <w:div w:id="1106074389">
      <w:bodyDiv w:val="1"/>
      <w:marLeft w:val="0"/>
      <w:marRight w:val="0"/>
      <w:marTop w:val="0"/>
      <w:marBottom w:val="0"/>
      <w:divBdr>
        <w:top w:val="none" w:sz="0" w:space="0" w:color="auto"/>
        <w:left w:val="none" w:sz="0" w:space="0" w:color="auto"/>
        <w:bottom w:val="none" w:sz="0" w:space="0" w:color="auto"/>
        <w:right w:val="none" w:sz="0" w:space="0" w:color="auto"/>
      </w:divBdr>
    </w:div>
    <w:div w:id="1246496028">
      <w:bodyDiv w:val="1"/>
      <w:marLeft w:val="0"/>
      <w:marRight w:val="0"/>
      <w:marTop w:val="0"/>
      <w:marBottom w:val="0"/>
      <w:divBdr>
        <w:top w:val="none" w:sz="0" w:space="0" w:color="auto"/>
        <w:left w:val="none" w:sz="0" w:space="0" w:color="auto"/>
        <w:bottom w:val="none" w:sz="0" w:space="0" w:color="auto"/>
        <w:right w:val="none" w:sz="0" w:space="0" w:color="auto"/>
      </w:divBdr>
      <w:divsChild>
        <w:div w:id="1202742741">
          <w:marLeft w:val="-720"/>
          <w:marRight w:val="0"/>
          <w:marTop w:val="0"/>
          <w:marBottom w:val="0"/>
          <w:divBdr>
            <w:top w:val="none" w:sz="0" w:space="0" w:color="auto"/>
            <w:left w:val="none" w:sz="0" w:space="0" w:color="auto"/>
            <w:bottom w:val="none" w:sz="0" w:space="0" w:color="auto"/>
            <w:right w:val="none" w:sz="0" w:space="0" w:color="auto"/>
          </w:divBdr>
        </w:div>
      </w:divsChild>
    </w:div>
    <w:div w:id="1283224674">
      <w:bodyDiv w:val="1"/>
      <w:marLeft w:val="0"/>
      <w:marRight w:val="0"/>
      <w:marTop w:val="0"/>
      <w:marBottom w:val="0"/>
      <w:divBdr>
        <w:top w:val="none" w:sz="0" w:space="0" w:color="auto"/>
        <w:left w:val="none" w:sz="0" w:space="0" w:color="auto"/>
        <w:bottom w:val="none" w:sz="0" w:space="0" w:color="auto"/>
        <w:right w:val="none" w:sz="0" w:space="0" w:color="auto"/>
      </w:divBdr>
    </w:div>
    <w:div w:id="1284077434">
      <w:bodyDiv w:val="1"/>
      <w:marLeft w:val="0"/>
      <w:marRight w:val="0"/>
      <w:marTop w:val="0"/>
      <w:marBottom w:val="0"/>
      <w:divBdr>
        <w:top w:val="none" w:sz="0" w:space="0" w:color="auto"/>
        <w:left w:val="none" w:sz="0" w:space="0" w:color="auto"/>
        <w:bottom w:val="none" w:sz="0" w:space="0" w:color="auto"/>
        <w:right w:val="none" w:sz="0" w:space="0" w:color="auto"/>
      </w:divBdr>
    </w:div>
    <w:div w:id="1349060307">
      <w:bodyDiv w:val="1"/>
      <w:marLeft w:val="0"/>
      <w:marRight w:val="0"/>
      <w:marTop w:val="0"/>
      <w:marBottom w:val="0"/>
      <w:divBdr>
        <w:top w:val="none" w:sz="0" w:space="0" w:color="auto"/>
        <w:left w:val="none" w:sz="0" w:space="0" w:color="auto"/>
        <w:bottom w:val="none" w:sz="0" w:space="0" w:color="auto"/>
        <w:right w:val="none" w:sz="0" w:space="0" w:color="auto"/>
      </w:divBdr>
    </w:div>
    <w:div w:id="1362051716">
      <w:bodyDiv w:val="1"/>
      <w:marLeft w:val="0"/>
      <w:marRight w:val="0"/>
      <w:marTop w:val="0"/>
      <w:marBottom w:val="0"/>
      <w:divBdr>
        <w:top w:val="none" w:sz="0" w:space="0" w:color="auto"/>
        <w:left w:val="none" w:sz="0" w:space="0" w:color="auto"/>
        <w:bottom w:val="none" w:sz="0" w:space="0" w:color="auto"/>
        <w:right w:val="none" w:sz="0" w:space="0" w:color="auto"/>
      </w:divBdr>
    </w:div>
    <w:div w:id="1363046136">
      <w:bodyDiv w:val="1"/>
      <w:marLeft w:val="0"/>
      <w:marRight w:val="0"/>
      <w:marTop w:val="0"/>
      <w:marBottom w:val="0"/>
      <w:divBdr>
        <w:top w:val="none" w:sz="0" w:space="0" w:color="auto"/>
        <w:left w:val="none" w:sz="0" w:space="0" w:color="auto"/>
        <w:bottom w:val="none" w:sz="0" w:space="0" w:color="auto"/>
        <w:right w:val="none" w:sz="0" w:space="0" w:color="auto"/>
      </w:divBdr>
    </w:div>
    <w:div w:id="1374842975">
      <w:bodyDiv w:val="1"/>
      <w:marLeft w:val="0"/>
      <w:marRight w:val="0"/>
      <w:marTop w:val="0"/>
      <w:marBottom w:val="0"/>
      <w:divBdr>
        <w:top w:val="none" w:sz="0" w:space="0" w:color="auto"/>
        <w:left w:val="none" w:sz="0" w:space="0" w:color="auto"/>
        <w:bottom w:val="none" w:sz="0" w:space="0" w:color="auto"/>
        <w:right w:val="none" w:sz="0" w:space="0" w:color="auto"/>
      </w:divBdr>
    </w:div>
    <w:div w:id="1376347269">
      <w:bodyDiv w:val="1"/>
      <w:marLeft w:val="0"/>
      <w:marRight w:val="0"/>
      <w:marTop w:val="0"/>
      <w:marBottom w:val="0"/>
      <w:divBdr>
        <w:top w:val="none" w:sz="0" w:space="0" w:color="auto"/>
        <w:left w:val="none" w:sz="0" w:space="0" w:color="auto"/>
        <w:bottom w:val="none" w:sz="0" w:space="0" w:color="auto"/>
        <w:right w:val="none" w:sz="0" w:space="0" w:color="auto"/>
      </w:divBdr>
    </w:div>
    <w:div w:id="1398481531">
      <w:bodyDiv w:val="1"/>
      <w:marLeft w:val="0"/>
      <w:marRight w:val="0"/>
      <w:marTop w:val="0"/>
      <w:marBottom w:val="0"/>
      <w:divBdr>
        <w:top w:val="none" w:sz="0" w:space="0" w:color="auto"/>
        <w:left w:val="none" w:sz="0" w:space="0" w:color="auto"/>
        <w:bottom w:val="none" w:sz="0" w:space="0" w:color="auto"/>
        <w:right w:val="none" w:sz="0" w:space="0" w:color="auto"/>
      </w:divBdr>
    </w:div>
    <w:div w:id="1423068355">
      <w:bodyDiv w:val="1"/>
      <w:marLeft w:val="0"/>
      <w:marRight w:val="0"/>
      <w:marTop w:val="0"/>
      <w:marBottom w:val="0"/>
      <w:divBdr>
        <w:top w:val="none" w:sz="0" w:space="0" w:color="auto"/>
        <w:left w:val="none" w:sz="0" w:space="0" w:color="auto"/>
        <w:bottom w:val="none" w:sz="0" w:space="0" w:color="auto"/>
        <w:right w:val="none" w:sz="0" w:space="0" w:color="auto"/>
      </w:divBdr>
    </w:div>
    <w:div w:id="1444155849">
      <w:bodyDiv w:val="1"/>
      <w:marLeft w:val="0"/>
      <w:marRight w:val="0"/>
      <w:marTop w:val="0"/>
      <w:marBottom w:val="0"/>
      <w:divBdr>
        <w:top w:val="none" w:sz="0" w:space="0" w:color="auto"/>
        <w:left w:val="none" w:sz="0" w:space="0" w:color="auto"/>
        <w:bottom w:val="none" w:sz="0" w:space="0" w:color="auto"/>
        <w:right w:val="none" w:sz="0" w:space="0" w:color="auto"/>
      </w:divBdr>
    </w:div>
    <w:div w:id="1510102541">
      <w:bodyDiv w:val="1"/>
      <w:marLeft w:val="0"/>
      <w:marRight w:val="0"/>
      <w:marTop w:val="0"/>
      <w:marBottom w:val="0"/>
      <w:divBdr>
        <w:top w:val="none" w:sz="0" w:space="0" w:color="auto"/>
        <w:left w:val="none" w:sz="0" w:space="0" w:color="auto"/>
        <w:bottom w:val="none" w:sz="0" w:space="0" w:color="auto"/>
        <w:right w:val="none" w:sz="0" w:space="0" w:color="auto"/>
      </w:divBdr>
    </w:div>
    <w:div w:id="1546261160">
      <w:bodyDiv w:val="1"/>
      <w:marLeft w:val="0"/>
      <w:marRight w:val="0"/>
      <w:marTop w:val="0"/>
      <w:marBottom w:val="0"/>
      <w:divBdr>
        <w:top w:val="none" w:sz="0" w:space="0" w:color="auto"/>
        <w:left w:val="none" w:sz="0" w:space="0" w:color="auto"/>
        <w:bottom w:val="none" w:sz="0" w:space="0" w:color="auto"/>
        <w:right w:val="none" w:sz="0" w:space="0" w:color="auto"/>
      </w:divBdr>
    </w:div>
    <w:div w:id="1546718290">
      <w:bodyDiv w:val="1"/>
      <w:marLeft w:val="0"/>
      <w:marRight w:val="0"/>
      <w:marTop w:val="0"/>
      <w:marBottom w:val="0"/>
      <w:divBdr>
        <w:top w:val="none" w:sz="0" w:space="0" w:color="auto"/>
        <w:left w:val="none" w:sz="0" w:space="0" w:color="auto"/>
        <w:bottom w:val="none" w:sz="0" w:space="0" w:color="auto"/>
        <w:right w:val="none" w:sz="0" w:space="0" w:color="auto"/>
      </w:divBdr>
    </w:div>
    <w:div w:id="1614629633">
      <w:bodyDiv w:val="1"/>
      <w:marLeft w:val="0"/>
      <w:marRight w:val="0"/>
      <w:marTop w:val="0"/>
      <w:marBottom w:val="0"/>
      <w:divBdr>
        <w:top w:val="none" w:sz="0" w:space="0" w:color="auto"/>
        <w:left w:val="none" w:sz="0" w:space="0" w:color="auto"/>
        <w:bottom w:val="none" w:sz="0" w:space="0" w:color="auto"/>
        <w:right w:val="none" w:sz="0" w:space="0" w:color="auto"/>
      </w:divBdr>
    </w:div>
    <w:div w:id="1646078941">
      <w:bodyDiv w:val="1"/>
      <w:marLeft w:val="0"/>
      <w:marRight w:val="0"/>
      <w:marTop w:val="0"/>
      <w:marBottom w:val="0"/>
      <w:divBdr>
        <w:top w:val="none" w:sz="0" w:space="0" w:color="auto"/>
        <w:left w:val="none" w:sz="0" w:space="0" w:color="auto"/>
        <w:bottom w:val="none" w:sz="0" w:space="0" w:color="auto"/>
        <w:right w:val="none" w:sz="0" w:space="0" w:color="auto"/>
      </w:divBdr>
    </w:div>
    <w:div w:id="1695111435">
      <w:bodyDiv w:val="1"/>
      <w:marLeft w:val="0"/>
      <w:marRight w:val="0"/>
      <w:marTop w:val="0"/>
      <w:marBottom w:val="0"/>
      <w:divBdr>
        <w:top w:val="none" w:sz="0" w:space="0" w:color="auto"/>
        <w:left w:val="none" w:sz="0" w:space="0" w:color="auto"/>
        <w:bottom w:val="none" w:sz="0" w:space="0" w:color="auto"/>
        <w:right w:val="none" w:sz="0" w:space="0" w:color="auto"/>
      </w:divBdr>
    </w:div>
    <w:div w:id="1745180476">
      <w:bodyDiv w:val="1"/>
      <w:marLeft w:val="0"/>
      <w:marRight w:val="0"/>
      <w:marTop w:val="0"/>
      <w:marBottom w:val="0"/>
      <w:divBdr>
        <w:top w:val="none" w:sz="0" w:space="0" w:color="auto"/>
        <w:left w:val="none" w:sz="0" w:space="0" w:color="auto"/>
        <w:bottom w:val="none" w:sz="0" w:space="0" w:color="auto"/>
        <w:right w:val="none" w:sz="0" w:space="0" w:color="auto"/>
      </w:divBdr>
    </w:div>
    <w:div w:id="1849172368">
      <w:bodyDiv w:val="1"/>
      <w:marLeft w:val="0"/>
      <w:marRight w:val="0"/>
      <w:marTop w:val="0"/>
      <w:marBottom w:val="0"/>
      <w:divBdr>
        <w:top w:val="none" w:sz="0" w:space="0" w:color="auto"/>
        <w:left w:val="none" w:sz="0" w:space="0" w:color="auto"/>
        <w:bottom w:val="none" w:sz="0" w:space="0" w:color="auto"/>
        <w:right w:val="none" w:sz="0" w:space="0" w:color="auto"/>
      </w:divBdr>
    </w:div>
    <w:div w:id="1862427652">
      <w:bodyDiv w:val="1"/>
      <w:marLeft w:val="0"/>
      <w:marRight w:val="0"/>
      <w:marTop w:val="0"/>
      <w:marBottom w:val="0"/>
      <w:divBdr>
        <w:top w:val="none" w:sz="0" w:space="0" w:color="auto"/>
        <w:left w:val="none" w:sz="0" w:space="0" w:color="auto"/>
        <w:bottom w:val="none" w:sz="0" w:space="0" w:color="auto"/>
        <w:right w:val="none" w:sz="0" w:space="0" w:color="auto"/>
      </w:divBdr>
    </w:div>
    <w:div w:id="1872261894">
      <w:bodyDiv w:val="1"/>
      <w:marLeft w:val="0"/>
      <w:marRight w:val="0"/>
      <w:marTop w:val="0"/>
      <w:marBottom w:val="0"/>
      <w:divBdr>
        <w:top w:val="none" w:sz="0" w:space="0" w:color="auto"/>
        <w:left w:val="none" w:sz="0" w:space="0" w:color="auto"/>
        <w:bottom w:val="none" w:sz="0" w:space="0" w:color="auto"/>
        <w:right w:val="none" w:sz="0" w:space="0" w:color="auto"/>
      </w:divBdr>
    </w:div>
    <w:div w:id="1876574343">
      <w:bodyDiv w:val="1"/>
      <w:marLeft w:val="0"/>
      <w:marRight w:val="0"/>
      <w:marTop w:val="0"/>
      <w:marBottom w:val="0"/>
      <w:divBdr>
        <w:top w:val="none" w:sz="0" w:space="0" w:color="auto"/>
        <w:left w:val="none" w:sz="0" w:space="0" w:color="auto"/>
        <w:bottom w:val="none" w:sz="0" w:space="0" w:color="auto"/>
        <w:right w:val="none" w:sz="0" w:space="0" w:color="auto"/>
      </w:divBdr>
    </w:div>
    <w:div w:id="1931045316">
      <w:bodyDiv w:val="1"/>
      <w:marLeft w:val="0"/>
      <w:marRight w:val="0"/>
      <w:marTop w:val="0"/>
      <w:marBottom w:val="0"/>
      <w:divBdr>
        <w:top w:val="none" w:sz="0" w:space="0" w:color="auto"/>
        <w:left w:val="none" w:sz="0" w:space="0" w:color="auto"/>
        <w:bottom w:val="none" w:sz="0" w:space="0" w:color="auto"/>
        <w:right w:val="none" w:sz="0" w:space="0" w:color="auto"/>
      </w:divBdr>
    </w:div>
    <w:div w:id="1954242570">
      <w:bodyDiv w:val="1"/>
      <w:marLeft w:val="0"/>
      <w:marRight w:val="0"/>
      <w:marTop w:val="0"/>
      <w:marBottom w:val="0"/>
      <w:divBdr>
        <w:top w:val="none" w:sz="0" w:space="0" w:color="auto"/>
        <w:left w:val="none" w:sz="0" w:space="0" w:color="auto"/>
        <w:bottom w:val="none" w:sz="0" w:space="0" w:color="auto"/>
        <w:right w:val="none" w:sz="0" w:space="0" w:color="auto"/>
      </w:divBdr>
    </w:div>
    <w:div w:id="2001157613">
      <w:bodyDiv w:val="1"/>
      <w:marLeft w:val="0"/>
      <w:marRight w:val="0"/>
      <w:marTop w:val="0"/>
      <w:marBottom w:val="0"/>
      <w:divBdr>
        <w:top w:val="none" w:sz="0" w:space="0" w:color="auto"/>
        <w:left w:val="none" w:sz="0" w:space="0" w:color="auto"/>
        <w:bottom w:val="none" w:sz="0" w:space="0" w:color="auto"/>
        <w:right w:val="none" w:sz="0" w:space="0" w:color="auto"/>
      </w:divBdr>
    </w:div>
    <w:div w:id="2021227953">
      <w:bodyDiv w:val="1"/>
      <w:marLeft w:val="0"/>
      <w:marRight w:val="0"/>
      <w:marTop w:val="0"/>
      <w:marBottom w:val="0"/>
      <w:divBdr>
        <w:top w:val="none" w:sz="0" w:space="0" w:color="auto"/>
        <w:left w:val="none" w:sz="0" w:space="0" w:color="auto"/>
        <w:bottom w:val="none" w:sz="0" w:space="0" w:color="auto"/>
        <w:right w:val="none" w:sz="0" w:space="0" w:color="auto"/>
      </w:divBdr>
    </w:div>
    <w:div w:id="2040472121">
      <w:bodyDiv w:val="1"/>
      <w:marLeft w:val="0"/>
      <w:marRight w:val="0"/>
      <w:marTop w:val="0"/>
      <w:marBottom w:val="0"/>
      <w:divBdr>
        <w:top w:val="none" w:sz="0" w:space="0" w:color="auto"/>
        <w:left w:val="none" w:sz="0" w:space="0" w:color="auto"/>
        <w:bottom w:val="none" w:sz="0" w:space="0" w:color="auto"/>
        <w:right w:val="none" w:sz="0" w:space="0" w:color="auto"/>
      </w:divBdr>
    </w:div>
    <w:div w:id="2063820706">
      <w:bodyDiv w:val="1"/>
      <w:marLeft w:val="0"/>
      <w:marRight w:val="0"/>
      <w:marTop w:val="0"/>
      <w:marBottom w:val="0"/>
      <w:divBdr>
        <w:top w:val="none" w:sz="0" w:space="0" w:color="auto"/>
        <w:left w:val="none" w:sz="0" w:space="0" w:color="auto"/>
        <w:bottom w:val="none" w:sz="0" w:space="0" w:color="auto"/>
        <w:right w:val="none" w:sz="0" w:space="0" w:color="auto"/>
      </w:divBdr>
    </w:div>
    <w:div w:id="2104691469">
      <w:bodyDiv w:val="1"/>
      <w:marLeft w:val="0"/>
      <w:marRight w:val="0"/>
      <w:marTop w:val="0"/>
      <w:marBottom w:val="0"/>
      <w:divBdr>
        <w:top w:val="none" w:sz="0" w:space="0" w:color="auto"/>
        <w:left w:val="none" w:sz="0" w:space="0" w:color="auto"/>
        <w:bottom w:val="none" w:sz="0" w:space="0" w:color="auto"/>
        <w:right w:val="none" w:sz="0" w:space="0" w:color="auto"/>
      </w:divBdr>
    </w:div>
    <w:div w:id="2147355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scikit-learn.org/stable/" TargetMode="External"/><Relationship Id="rId50" Type="http://schemas.openxmlformats.org/officeDocument/2006/relationships/hyperlink" Target="https://machinelearningcoban.com/tabml_book/ch_model/decision_tree.htm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kaggle.com/datasets/uciml/adult-census-income"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amis.misa.vn/73005/decision-tree/" TargetMode="External"/><Relationship Id="rId48" Type="http://schemas.openxmlformats.org/officeDocument/2006/relationships/hyperlink" Target="https://codelearn.io/sharing/thuat-toan-k-nearest-neighbors-knn%20Accessed%2016/05/2024"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3.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www.analyticsvidhya.com/blog/2021/10/support-vector-machinessvm-a-complete-guide-for-beginn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5E104-B1D8-4C64-A18B-71127771C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37</Pages>
  <Words>5359</Words>
  <Characters>30548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Hoàng Long</dc:creator>
  <cp:keywords/>
  <dc:description/>
  <cp:lastModifiedBy>Ngo Thanh Thanh</cp:lastModifiedBy>
  <cp:revision>5</cp:revision>
  <dcterms:created xsi:type="dcterms:W3CDTF">2024-05-23T16:57:00Z</dcterms:created>
  <dcterms:modified xsi:type="dcterms:W3CDTF">2024-05-23T17:30:00Z</dcterms:modified>
</cp:coreProperties>
</file>